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D9CEE4" w14:textId="77777777" w:rsidR="00473AA9" w:rsidRPr="00D17382" w:rsidRDefault="00473AA9" w:rsidP="00473AA9">
      <w:pPr>
        <w:spacing w:after="0" w:line="240" w:lineRule="auto"/>
        <w:jc w:val="center"/>
        <w:rPr>
          <w:rFonts w:ascii="Times New Roman" w:hAnsi="Times New Roman" w:cs="Times New Roman"/>
          <w:b/>
          <w:bCs/>
          <w:color w:val="000000" w:themeColor="text1"/>
          <w:sz w:val="24"/>
          <w:szCs w:val="24"/>
          <w:lang w:val="vi-VN"/>
        </w:rPr>
      </w:pPr>
      <w:r w:rsidRPr="00D17382">
        <w:rPr>
          <w:rFonts w:ascii="Times New Roman" w:hAnsi="Times New Roman" w:cs="Times New Roman"/>
          <w:b/>
          <w:bCs/>
          <w:color w:val="000000" w:themeColor="text1"/>
          <w:sz w:val="24"/>
          <w:szCs w:val="24"/>
        </w:rPr>
        <w:t>Cộng hòa Dân chủ Nhân dân Lào</w:t>
      </w:r>
    </w:p>
    <w:p w14:paraId="7BE2DC63" w14:textId="77777777" w:rsidR="00473AA9" w:rsidRPr="003F628E" w:rsidRDefault="00473AA9" w:rsidP="00473AA9">
      <w:pPr>
        <w:spacing w:after="0" w:line="240" w:lineRule="auto"/>
        <w:jc w:val="center"/>
        <w:rPr>
          <w:rFonts w:ascii="Times New Roman" w:hAnsi="Times New Roman" w:cs="Times New Roman"/>
          <w:sz w:val="24"/>
          <w:szCs w:val="24"/>
          <w:lang w:val="vi-VN"/>
        </w:rPr>
      </w:pPr>
      <w:r w:rsidRPr="00D17382">
        <w:rPr>
          <w:rFonts w:ascii="Times New Roman" w:hAnsi="Times New Roman" w:cs="Times New Roman"/>
          <w:color w:val="000000" w:themeColor="text1"/>
          <w:sz w:val="24"/>
          <w:szCs w:val="24"/>
          <w:lang w:val="vi-VN"/>
        </w:rPr>
        <w:t>Hòa bình – Độc lập - Dân chủ - Đoàn kết – Thịnh vượng</w:t>
      </w:r>
      <w:r w:rsidRPr="00D17382">
        <w:rPr>
          <w:rFonts w:ascii="Times New Roman" w:hAnsi="Times New Roman" w:cs="Times New Roman"/>
          <w:sz w:val="24"/>
          <w:szCs w:val="24"/>
          <w:lang w:val="vi-VN"/>
        </w:rPr>
        <w:t xml:space="preserve"> </w:t>
      </w:r>
    </w:p>
    <w:p w14:paraId="75826ED2" w14:textId="77777777" w:rsidR="00473AA9" w:rsidRPr="00473AA9" w:rsidRDefault="00473AA9" w:rsidP="003A2EB8">
      <w:pPr>
        <w:spacing w:after="0" w:line="240" w:lineRule="auto"/>
        <w:jc w:val="center"/>
        <w:rPr>
          <w:rFonts w:ascii="Times New Roman" w:eastAsia="Phetsarath OT" w:hAnsi="Times New Roman" w:cs="Phetsarath OT"/>
          <w:b/>
          <w:bCs/>
          <w:color w:val="000000" w:themeColor="text1"/>
          <w:sz w:val="28"/>
          <w:szCs w:val="28"/>
          <w:lang w:val="vi-VN"/>
        </w:rPr>
      </w:pPr>
    </w:p>
    <w:p w14:paraId="2DEEB020" w14:textId="07B58604" w:rsidR="008376E2" w:rsidRPr="00193AF9" w:rsidRDefault="000377E5" w:rsidP="003A2EB8">
      <w:pPr>
        <w:spacing w:after="0" w:line="240" w:lineRule="auto"/>
        <w:jc w:val="center"/>
        <w:rPr>
          <w:rFonts w:ascii="Times New Roman" w:eastAsia="Phetsarath OT" w:hAnsi="Times New Roman" w:cs="Phetsarath OT"/>
          <w:b/>
          <w:bCs/>
          <w:color w:val="000000" w:themeColor="text1"/>
          <w:sz w:val="28"/>
          <w:szCs w:val="28"/>
          <w:lang w:val="vi-VN"/>
        </w:rPr>
      </w:pPr>
      <w:r w:rsidRPr="00193AF9">
        <w:rPr>
          <w:rFonts w:ascii="Times New Roman" w:eastAsia="Phetsarath OT" w:hAnsi="Times New Roman" w:cs="Phetsarath OT"/>
          <w:b/>
          <w:bCs/>
          <w:color w:val="000000" w:themeColor="text1"/>
          <w:sz w:val="28"/>
          <w:szCs w:val="28"/>
          <w:lang w:val="vi-VN"/>
        </w:rPr>
        <w:t>Hợp đồng</w:t>
      </w:r>
    </w:p>
    <w:p w14:paraId="27474DDA" w14:textId="77777777" w:rsidR="00473AA9" w:rsidRPr="00193AF9" w:rsidRDefault="00473AA9" w:rsidP="003A2EB8">
      <w:pPr>
        <w:spacing w:after="0" w:line="240" w:lineRule="auto"/>
        <w:jc w:val="center"/>
        <w:rPr>
          <w:rFonts w:ascii="Times New Roman" w:eastAsia="Phetsarath OT" w:hAnsi="Times New Roman" w:cs="Phetsarath OT"/>
          <w:b/>
          <w:bCs/>
          <w:color w:val="000000" w:themeColor="text1"/>
          <w:sz w:val="28"/>
          <w:szCs w:val="28"/>
          <w:lang w:val="vi-VN"/>
        </w:rPr>
      </w:pPr>
    </w:p>
    <w:p w14:paraId="3A6CE356" w14:textId="49A646D7" w:rsidR="00612C18" w:rsidRPr="00193AF9" w:rsidRDefault="00CA2497" w:rsidP="00612C18">
      <w:pPr>
        <w:spacing w:after="0" w:line="240" w:lineRule="auto"/>
        <w:jc w:val="center"/>
        <w:rPr>
          <w:rFonts w:ascii="Times New Roman" w:eastAsia="Phetsarath OT" w:hAnsi="Times New Roman" w:cs="Phetsarath OT"/>
          <w:b/>
          <w:bCs/>
          <w:color w:val="000000" w:themeColor="text1"/>
          <w:sz w:val="28"/>
          <w:szCs w:val="28"/>
          <w:lang w:val="vi-VN"/>
        </w:rPr>
      </w:pPr>
      <w:r w:rsidRPr="00193AF9">
        <w:rPr>
          <w:rFonts w:ascii="Times New Roman" w:eastAsia="Phetsarath OT" w:hAnsi="Times New Roman" w:cs="Phetsarath OT"/>
          <w:b/>
          <w:bCs/>
          <w:color w:val="000000" w:themeColor="text1"/>
          <w:sz w:val="28"/>
          <w:szCs w:val="28"/>
          <w:lang w:val="vi-VN" w:bidi="th-TH"/>
        </w:rPr>
        <w:t>T</w:t>
      </w:r>
      <w:r w:rsidR="00612C18" w:rsidRPr="00193AF9">
        <w:rPr>
          <w:rFonts w:ascii="Times New Roman" w:eastAsia="Phetsarath OT" w:hAnsi="Times New Roman" w:cs="Phetsarath OT"/>
          <w:b/>
          <w:bCs/>
          <w:color w:val="000000" w:themeColor="text1"/>
          <w:sz w:val="28"/>
          <w:szCs w:val="28"/>
          <w:lang w:val="vi-VN"/>
        </w:rPr>
        <w:t>h</w:t>
      </w:r>
      <w:r w:rsidR="00612C18" w:rsidRPr="00193AF9">
        <w:rPr>
          <w:rFonts w:ascii="Times New Roman" w:eastAsia="Phetsarath OT" w:hAnsi="Times New Roman" w:cs="Phetsarath OT" w:hint="eastAsia"/>
          <w:b/>
          <w:bCs/>
          <w:color w:val="000000" w:themeColor="text1"/>
          <w:sz w:val="28"/>
          <w:szCs w:val="28"/>
          <w:lang w:val="vi-VN"/>
        </w:rPr>
        <w:t>à</w:t>
      </w:r>
      <w:r w:rsidR="00612C18" w:rsidRPr="00193AF9">
        <w:rPr>
          <w:rFonts w:ascii="Times New Roman" w:eastAsia="Phetsarath OT" w:hAnsi="Times New Roman" w:cs="Phetsarath OT"/>
          <w:b/>
          <w:bCs/>
          <w:color w:val="000000" w:themeColor="text1"/>
          <w:sz w:val="28"/>
          <w:szCs w:val="28"/>
          <w:lang w:val="vi-VN"/>
        </w:rPr>
        <w:t>nh vi</w:t>
      </w:r>
      <w:r w:rsidR="00612C18" w:rsidRPr="00193AF9">
        <w:rPr>
          <w:rFonts w:ascii="Times New Roman" w:eastAsia="Phetsarath OT" w:hAnsi="Times New Roman" w:cs="Phetsarath OT" w:hint="eastAsia"/>
          <w:b/>
          <w:bCs/>
          <w:color w:val="000000" w:themeColor="text1"/>
          <w:sz w:val="28"/>
          <w:szCs w:val="28"/>
          <w:lang w:val="vi-VN"/>
        </w:rPr>
        <w:t>ê</w:t>
      </w:r>
      <w:r w:rsidR="00612C18" w:rsidRPr="00193AF9">
        <w:rPr>
          <w:rFonts w:ascii="Times New Roman" w:eastAsia="Phetsarath OT" w:hAnsi="Times New Roman" w:cs="Phetsarath OT"/>
          <w:b/>
          <w:bCs/>
          <w:color w:val="000000" w:themeColor="text1"/>
          <w:sz w:val="28"/>
          <w:szCs w:val="28"/>
          <w:lang w:val="vi-VN"/>
        </w:rPr>
        <w:t xml:space="preserve">n trong hệ thống thanh toán </w:t>
      </w:r>
      <w:r w:rsidRPr="00193AF9">
        <w:rPr>
          <w:rFonts w:ascii="Times New Roman" w:eastAsia="Phetsarath OT" w:hAnsi="Times New Roman" w:cs="Phetsarath OT"/>
          <w:b/>
          <w:bCs/>
          <w:color w:val="000000" w:themeColor="text1"/>
          <w:sz w:val="28"/>
          <w:szCs w:val="28"/>
          <w:lang w:val="vi-VN"/>
        </w:rPr>
        <w:t>liên</w:t>
      </w:r>
      <w:r w:rsidR="00612C18" w:rsidRPr="00193AF9">
        <w:rPr>
          <w:rFonts w:ascii="Times New Roman" w:eastAsia="Phetsarath OT" w:hAnsi="Times New Roman" w:cs="Phetsarath OT"/>
          <w:b/>
          <w:bCs/>
          <w:color w:val="000000" w:themeColor="text1"/>
          <w:sz w:val="28"/>
          <w:szCs w:val="28"/>
          <w:lang w:val="vi-VN"/>
        </w:rPr>
        <w:t xml:space="preserve"> ngân hàng </w:t>
      </w:r>
      <w:r w:rsidRPr="00193AF9">
        <w:rPr>
          <w:rFonts w:ascii="Times New Roman" w:eastAsia="Phetsarath OT" w:hAnsi="Times New Roman" w:cs="Phetsarath OT"/>
          <w:b/>
          <w:bCs/>
          <w:color w:val="000000" w:themeColor="text1"/>
          <w:sz w:val="28"/>
          <w:szCs w:val="28"/>
          <w:lang w:val="vi-VN"/>
        </w:rPr>
        <w:t xml:space="preserve">trên điện thoại </w:t>
      </w:r>
      <w:r w:rsidR="00612C18" w:rsidRPr="00193AF9">
        <w:rPr>
          <w:rFonts w:ascii="Times New Roman" w:eastAsia="Phetsarath OT" w:hAnsi="Times New Roman" w:cs="Phetsarath OT"/>
          <w:b/>
          <w:bCs/>
          <w:color w:val="000000" w:themeColor="text1"/>
          <w:sz w:val="28"/>
          <w:szCs w:val="28"/>
          <w:lang w:val="vi-VN"/>
        </w:rPr>
        <w:t>di động</w:t>
      </w:r>
    </w:p>
    <w:p w14:paraId="3F41A9FA" w14:textId="46AC4F9C" w:rsidR="00612C18" w:rsidRPr="00612C18" w:rsidRDefault="00612C18" w:rsidP="00612C18">
      <w:pPr>
        <w:spacing w:after="0" w:line="240" w:lineRule="auto"/>
        <w:jc w:val="center"/>
        <w:rPr>
          <w:rFonts w:ascii="Times New Roman" w:eastAsia="Phetsarath OT" w:hAnsi="Times New Roman" w:cs="Phetsarath OT"/>
          <w:b/>
          <w:bCs/>
          <w:color w:val="000000" w:themeColor="text1"/>
          <w:sz w:val="28"/>
          <w:szCs w:val="28"/>
        </w:rPr>
      </w:pPr>
      <w:r w:rsidRPr="00612C18">
        <w:rPr>
          <w:rFonts w:ascii="Times New Roman" w:eastAsia="Phetsarath OT" w:hAnsi="Times New Roman" w:cs="Phetsarath OT"/>
          <w:b/>
          <w:bCs/>
          <w:color w:val="000000" w:themeColor="text1"/>
          <w:sz w:val="28"/>
          <w:szCs w:val="28"/>
        </w:rPr>
        <w:t xml:space="preserve">Của Công ty </w:t>
      </w:r>
      <w:r w:rsidR="00CA2497">
        <w:rPr>
          <w:rFonts w:ascii="Times New Roman" w:eastAsia="Phetsarath OT" w:hAnsi="Times New Roman" w:cs="Phetsarath OT"/>
          <w:b/>
          <w:bCs/>
          <w:color w:val="000000" w:themeColor="text1"/>
          <w:sz w:val="28"/>
          <w:szCs w:val="28"/>
        </w:rPr>
        <w:t>LAPNet</w:t>
      </w:r>
    </w:p>
    <w:p w14:paraId="73702665" w14:textId="77777777" w:rsidR="008376E2" w:rsidRPr="00612C18" w:rsidRDefault="008376E2" w:rsidP="008376E2">
      <w:pPr>
        <w:spacing w:after="0" w:line="240" w:lineRule="auto"/>
        <w:jc w:val="both"/>
        <w:rPr>
          <w:rFonts w:ascii="Times New Roman" w:eastAsia="Phetsarath OT" w:hAnsi="Times New Roman" w:cs="Phetsarath OT"/>
          <w:color w:val="000000" w:themeColor="text1"/>
          <w:sz w:val="24"/>
          <w:szCs w:val="24"/>
          <w:cs/>
        </w:rPr>
      </w:pPr>
    </w:p>
    <w:p w14:paraId="1E094E64" w14:textId="5A27C8E4" w:rsidR="00612C18" w:rsidRPr="00612C18" w:rsidRDefault="00612C18" w:rsidP="00CA2497">
      <w:pPr>
        <w:pStyle w:val="ListParagraph"/>
        <w:numPr>
          <w:ilvl w:val="0"/>
          <w:numId w:val="1"/>
        </w:numPr>
        <w:spacing w:after="0" w:line="276" w:lineRule="auto"/>
        <w:ind w:left="426" w:hanging="284"/>
        <w:jc w:val="both"/>
        <w:rPr>
          <w:rFonts w:ascii="Times New Roman" w:eastAsia="Phetsarath OT" w:hAnsi="Times New Roman" w:cs="Phetsarath OT"/>
          <w:color w:val="000000" w:themeColor="text1"/>
          <w:sz w:val="24"/>
          <w:szCs w:val="24"/>
        </w:rPr>
      </w:pPr>
      <w:r w:rsidRPr="00612C18">
        <w:rPr>
          <w:rFonts w:ascii="Times New Roman" w:eastAsia="Phetsarath OT" w:hAnsi="Times New Roman" w:cs="Phetsarath OT"/>
          <w:color w:val="000000" w:themeColor="text1"/>
          <w:sz w:val="24"/>
          <w:szCs w:val="24"/>
        </w:rPr>
        <w:t xml:space="preserve">Căn cứ </w:t>
      </w:r>
      <w:r w:rsidR="00CA2497">
        <w:rPr>
          <w:rFonts w:ascii="Times New Roman" w:eastAsia="Phetsarath OT" w:hAnsi="Times New Roman" w:cs="Phetsarath OT"/>
          <w:color w:val="000000" w:themeColor="text1"/>
          <w:sz w:val="24"/>
          <w:szCs w:val="24"/>
        </w:rPr>
        <w:t xml:space="preserve">theo quy quy trình </w:t>
      </w:r>
      <w:r w:rsidRPr="00612C18">
        <w:rPr>
          <w:rFonts w:ascii="Times New Roman" w:eastAsia="Phetsarath OT" w:hAnsi="Times New Roman" w:cs="Phetsarath OT"/>
          <w:color w:val="000000" w:themeColor="text1"/>
          <w:sz w:val="24"/>
          <w:szCs w:val="24"/>
        </w:rPr>
        <w:t xml:space="preserve">quản lý thành viên của Công ty </w:t>
      </w:r>
      <w:r w:rsidR="00CA2497" w:rsidRPr="000377E5">
        <w:rPr>
          <w:rFonts w:ascii="Times New Roman" w:eastAsia="Phetsarath OT" w:hAnsi="Times New Roman" w:cs="Phetsarath OT"/>
          <w:color w:val="000000" w:themeColor="text1"/>
          <w:sz w:val="28"/>
          <w:szCs w:val="28"/>
        </w:rPr>
        <w:t>LAPNet</w:t>
      </w:r>
      <w:r w:rsidR="00CA2497" w:rsidRPr="00612C18">
        <w:rPr>
          <w:rFonts w:ascii="Times New Roman" w:eastAsia="Phetsarath OT" w:hAnsi="Times New Roman" w:cs="Phetsarath OT"/>
          <w:color w:val="000000" w:themeColor="text1"/>
          <w:sz w:val="24"/>
          <w:szCs w:val="24"/>
        </w:rPr>
        <w:t xml:space="preserve"> </w:t>
      </w:r>
      <w:r w:rsidRPr="00612C18">
        <w:rPr>
          <w:rFonts w:ascii="Times New Roman" w:eastAsia="Phetsarath OT" w:hAnsi="Times New Roman" w:cs="Phetsarath OT"/>
          <w:color w:val="000000" w:themeColor="text1"/>
          <w:sz w:val="24"/>
          <w:szCs w:val="24"/>
        </w:rPr>
        <w:t>số 01 / LAPNet ngày 18 tháng 3 năm 2020;</w:t>
      </w:r>
    </w:p>
    <w:p w14:paraId="3260A159" w14:textId="47E49798" w:rsidR="00612C18" w:rsidRPr="00612C18" w:rsidRDefault="00612C18" w:rsidP="00CA2497">
      <w:pPr>
        <w:pStyle w:val="ListParagraph"/>
        <w:numPr>
          <w:ilvl w:val="0"/>
          <w:numId w:val="1"/>
        </w:numPr>
        <w:spacing w:after="0" w:line="276" w:lineRule="auto"/>
        <w:ind w:left="426" w:hanging="284"/>
        <w:jc w:val="both"/>
        <w:rPr>
          <w:rFonts w:ascii="Times New Roman" w:eastAsia="Phetsarath OT" w:hAnsi="Times New Roman" w:cs="Phetsarath OT"/>
          <w:color w:val="000000" w:themeColor="text1"/>
          <w:sz w:val="24"/>
          <w:szCs w:val="24"/>
        </w:rPr>
      </w:pPr>
      <w:r w:rsidRPr="00612C18">
        <w:rPr>
          <w:rFonts w:ascii="Times New Roman" w:eastAsia="Phetsarath OT" w:hAnsi="Times New Roman" w:cs="Phetsarath OT"/>
          <w:color w:val="000000" w:themeColor="text1"/>
          <w:sz w:val="24"/>
          <w:szCs w:val="24"/>
        </w:rPr>
        <w:t xml:space="preserve">Căn cứ </w:t>
      </w:r>
      <w:r w:rsidR="00CA2497">
        <w:rPr>
          <w:rFonts w:ascii="Times New Roman" w:eastAsia="Phetsarath OT" w:hAnsi="Times New Roman" w:cs="Phetsarath OT"/>
          <w:color w:val="000000" w:themeColor="text1"/>
          <w:sz w:val="24"/>
          <w:szCs w:val="24"/>
        </w:rPr>
        <w:t>theo quy định h</w:t>
      </w:r>
      <w:r w:rsidRPr="00612C18">
        <w:rPr>
          <w:rFonts w:ascii="Times New Roman" w:eastAsia="Phetsarath OT" w:hAnsi="Times New Roman" w:cs="Phetsarath OT"/>
          <w:color w:val="000000" w:themeColor="text1"/>
          <w:sz w:val="24"/>
          <w:szCs w:val="24"/>
        </w:rPr>
        <w:t>ệ thố</w:t>
      </w:r>
      <w:r w:rsidR="00CA2497">
        <w:rPr>
          <w:rFonts w:ascii="Times New Roman" w:eastAsia="Phetsarath OT" w:hAnsi="Times New Roman" w:cs="Phetsarath OT"/>
          <w:color w:val="000000" w:themeColor="text1"/>
          <w:sz w:val="24"/>
          <w:szCs w:val="24"/>
        </w:rPr>
        <w:t>ng c</w:t>
      </w:r>
      <w:r w:rsidRPr="00612C18">
        <w:rPr>
          <w:rFonts w:ascii="Times New Roman" w:eastAsia="Phetsarath OT" w:hAnsi="Times New Roman" w:cs="Phetsarath OT"/>
          <w:color w:val="000000" w:themeColor="text1"/>
          <w:sz w:val="24"/>
          <w:szCs w:val="24"/>
        </w:rPr>
        <w:t xml:space="preserve">huyển </w:t>
      </w:r>
      <w:r w:rsidR="00CA2497">
        <w:rPr>
          <w:rFonts w:ascii="Times New Roman" w:eastAsia="Phetsarath OT" w:hAnsi="Times New Roman" w:cs="Phetsarath OT"/>
          <w:color w:val="000000" w:themeColor="text1"/>
          <w:sz w:val="24"/>
          <w:szCs w:val="24"/>
        </w:rPr>
        <w:t>tiền liên n</w:t>
      </w:r>
      <w:r w:rsidRPr="00612C18">
        <w:rPr>
          <w:rFonts w:ascii="Times New Roman" w:eastAsia="Phetsarath OT" w:hAnsi="Times New Roman" w:cs="Phetsarath OT"/>
          <w:color w:val="000000" w:themeColor="text1"/>
          <w:sz w:val="24"/>
          <w:szCs w:val="24"/>
        </w:rPr>
        <w:t xml:space="preserve">gân hàng Di động của Công ty </w:t>
      </w:r>
      <w:r w:rsidR="00CA2497" w:rsidRPr="00612C18">
        <w:rPr>
          <w:rFonts w:ascii="Times New Roman" w:eastAsia="Phetsarath OT" w:hAnsi="Times New Roman" w:cs="Phetsarath OT"/>
          <w:color w:val="000000" w:themeColor="text1"/>
          <w:sz w:val="24"/>
          <w:szCs w:val="24"/>
        </w:rPr>
        <w:t>LAPNet</w:t>
      </w:r>
      <w:r w:rsidRPr="00612C18">
        <w:rPr>
          <w:rFonts w:ascii="Times New Roman" w:eastAsia="Phetsarath OT" w:hAnsi="Times New Roman" w:cs="Phetsarath OT"/>
          <w:color w:val="000000" w:themeColor="text1"/>
          <w:sz w:val="24"/>
          <w:szCs w:val="24"/>
        </w:rPr>
        <w:t xml:space="preserve"> số 04 / LAPNet ngày 21 tháng 12 năm 2021.</w:t>
      </w:r>
    </w:p>
    <w:p w14:paraId="7DDD20D5" w14:textId="77777777" w:rsidR="0033746D" w:rsidRPr="00612C18" w:rsidRDefault="0033746D" w:rsidP="0033746D">
      <w:pPr>
        <w:pStyle w:val="ListParagraph"/>
        <w:spacing w:after="0" w:line="276" w:lineRule="auto"/>
        <w:jc w:val="both"/>
        <w:rPr>
          <w:rFonts w:ascii="Times New Roman" w:eastAsia="Phetsarath OT" w:hAnsi="Times New Roman" w:cs="Phetsarath OT"/>
          <w:color w:val="000000" w:themeColor="text1"/>
          <w:sz w:val="18"/>
          <w:szCs w:val="18"/>
        </w:rPr>
      </w:pPr>
    </w:p>
    <w:p w14:paraId="2FE7DC09" w14:textId="2387A8C0" w:rsidR="00612C18" w:rsidRPr="00612C18" w:rsidRDefault="00CA2497" w:rsidP="0033746D">
      <w:pPr>
        <w:pStyle w:val="ListParagraph"/>
        <w:spacing w:before="240" w:line="276" w:lineRule="auto"/>
        <w:ind w:left="0"/>
        <w:jc w:val="center"/>
        <w:rPr>
          <w:rFonts w:ascii="Times New Roman" w:hAnsi="Times New Roman" w:cs="Phetsarath OT"/>
          <w:color w:val="000000" w:themeColor="text1"/>
          <w:sz w:val="24"/>
          <w:szCs w:val="24"/>
        </w:rPr>
      </w:pPr>
      <w:r>
        <w:rPr>
          <w:rFonts w:ascii="Times New Roman" w:hAnsi="Times New Roman" w:cs="Phetsarath OT"/>
          <w:color w:val="000000" w:themeColor="text1"/>
          <w:sz w:val="24"/>
          <w:szCs w:val="24"/>
        </w:rPr>
        <w:t>Hợp đồng</w:t>
      </w:r>
      <w:r w:rsidR="00612C18" w:rsidRPr="00612C18">
        <w:rPr>
          <w:rFonts w:ascii="Times New Roman" w:hAnsi="Times New Roman" w:cs="Phetsarath OT"/>
          <w:color w:val="000000" w:themeColor="text1"/>
          <w:sz w:val="24"/>
          <w:szCs w:val="24"/>
        </w:rPr>
        <w:t xml:space="preserve"> này được thực hiện tại </w:t>
      </w:r>
      <w:r>
        <w:rPr>
          <w:rFonts w:ascii="Times New Roman" w:hAnsi="Times New Roman" w:cs="Phetsarath OT"/>
          <w:color w:val="000000" w:themeColor="text1"/>
          <w:sz w:val="24"/>
          <w:szCs w:val="24"/>
        </w:rPr>
        <w:t xml:space="preserve">Thủ đô </w:t>
      </w:r>
      <w:r w:rsidR="00612C18" w:rsidRPr="00612C18">
        <w:rPr>
          <w:rFonts w:ascii="Times New Roman" w:hAnsi="Times New Roman" w:cs="Phetsarath OT"/>
          <w:color w:val="000000" w:themeColor="text1"/>
          <w:sz w:val="24"/>
          <w:szCs w:val="24"/>
        </w:rPr>
        <w:t>Viêng Chăn, ng</w:t>
      </w:r>
      <w:r w:rsidR="00612C18" w:rsidRPr="00612C18">
        <w:rPr>
          <w:rFonts w:ascii="Times New Roman" w:eastAsia="Phetsarath OT" w:hAnsi="Times New Roman" w:cs="Phetsarath OT" w:hint="eastAsia"/>
          <w:color w:val="000000" w:themeColor="text1"/>
          <w:sz w:val="24"/>
          <w:szCs w:val="24"/>
        </w:rPr>
        <w:t>à</w:t>
      </w:r>
      <w:r w:rsidR="00612C18" w:rsidRPr="00612C18">
        <w:rPr>
          <w:rFonts w:ascii="Times New Roman" w:hAnsi="Times New Roman" w:cs="Phetsarath OT"/>
          <w:color w:val="000000" w:themeColor="text1"/>
          <w:sz w:val="24"/>
          <w:szCs w:val="24"/>
        </w:rPr>
        <w:t xml:space="preserve">y </w:t>
      </w:r>
      <w:r>
        <w:rPr>
          <w:rFonts w:ascii="Times New Roman" w:hAnsi="Times New Roman" w:cs="Phetsarath OT"/>
          <w:color w:val="000000" w:themeColor="text1"/>
          <w:sz w:val="24"/>
          <w:szCs w:val="24"/>
        </w:rPr>
        <w:t>…….</w:t>
      </w:r>
      <w:r w:rsidR="00612C18" w:rsidRPr="00612C18">
        <w:rPr>
          <w:rFonts w:ascii="Times New Roman" w:hAnsi="Times New Roman" w:cs="Phetsarath OT"/>
          <w:color w:val="000000" w:themeColor="text1"/>
          <w:sz w:val="24"/>
          <w:szCs w:val="24"/>
        </w:rPr>
        <w:t xml:space="preserve"> th</w:t>
      </w:r>
      <w:r w:rsidR="00612C18" w:rsidRPr="00612C18">
        <w:rPr>
          <w:rFonts w:ascii="Times New Roman" w:eastAsia="Phetsarath OT" w:hAnsi="Times New Roman" w:cs="Phetsarath OT" w:hint="eastAsia"/>
          <w:color w:val="000000" w:themeColor="text1"/>
          <w:sz w:val="24"/>
          <w:szCs w:val="24"/>
        </w:rPr>
        <w:t>á</w:t>
      </w:r>
      <w:r>
        <w:rPr>
          <w:rFonts w:ascii="Times New Roman" w:hAnsi="Times New Roman" w:cs="Phetsarath OT"/>
          <w:color w:val="000000" w:themeColor="text1"/>
          <w:sz w:val="24"/>
          <w:szCs w:val="24"/>
        </w:rPr>
        <w:t>ng …….</w:t>
      </w:r>
      <w:r w:rsidR="000377E5">
        <w:rPr>
          <w:rFonts w:ascii="Times New Roman" w:hAnsi="Times New Roman" w:cs="Phetsarath OT"/>
          <w:color w:val="000000" w:themeColor="text1"/>
          <w:sz w:val="24"/>
          <w:szCs w:val="24"/>
        </w:rPr>
        <w:t>năm 2022</w:t>
      </w:r>
      <w:r w:rsidR="00612C18" w:rsidRPr="00612C18">
        <w:rPr>
          <w:rFonts w:ascii="Times New Roman" w:hAnsi="Times New Roman" w:cs="Phetsarath OT"/>
          <w:color w:val="000000" w:themeColor="text1"/>
          <w:sz w:val="24"/>
          <w:szCs w:val="24"/>
        </w:rPr>
        <w:t>.</w:t>
      </w:r>
    </w:p>
    <w:p w14:paraId="433C9A50" w14:textId="11BE91E7" w:rsidR="00612C18" w:rsidRPr="00612C18" w:rsidRDefault="00612C18" w:rsidP="00851D7E">
      <w:pPr>
        <w:spacing w:after="0" w:line="360" w:lineRule="auto"/>
        <w:jc w:val="center"/>
        <w:rPr>
          <w:rFonts w:ascii="Times New Roman" w:eastAsia="Phetsarath OT" w:hAnsi="Times New Roman" w:cs="Phetsarath OT"/>
          <w:b/>
          <w:bCs/>
          <w:color w:val="000000" w:themeColor="text1"/>
          <w:sz w:val="24"/>
          <w:szCs w:val="24"/>
        </w:rPr>
      </w:pPr>
      <w:r w:rsidRPr="00612C18">
        <w:rPr>
          <w:rFonts w:ascii="Times New Roman" w:eastAsia="Phetsarath OT" w:hAnsi="Times New Roman" w:cs="Phetsarath OT"/>
          <w:b/>
          <w:bCs/>
          <w:color w:val="000000" w:themeColor="text1"/>
          <w:sz w:val="24"/>
          <w:szCs w:val="24"/>
        </w:rPr>
        <w:t>Giữa</w:t>
      </w:r>
    </w:p>
    <w:p w14:paraId="464A4886" w14:textId="6F7B20EB" w:rsidR="00612C18" w:rsidRPr="00612C18" w:rsidRDefault="00CA2497" w:rsidP="00851D7E">
      <w:pPr>
        <w:spacing w:after="0" w:line="276" w:lineRule="auto"/>
        <w:ind w:firstLine="720"/>
        <w:jc w:val="both"/>
        <w:rPr>
          <w:rFonts w:ascii="Times New Roman" w:eastAsia="Phetsarath OT" w:hAnsi="Times New Roman" w:cs="Phetsarath OT"/>
          <w:color w:val="000000" w:themeColor="text1"/>
          <w:sz w:val="24"/>
          <w:szCs w:val="24"/>
        </w:rPr>
      </w:pPr>
      <w:r>
        <w:rPr>
          <w:rFonts w:ascii="Times New Roman" w:eastAsia="Phetsarath OT" w:hAnsi="Times New Roman" w:cs="Phetsarath OT"/>
          <w:color w:val="000000" w:themeColor="text1"/>
          <w:sz w:val="24"/>
          <w:szCs w:val="24"/>
        </w:rPr>
        <w:t>Công ty LAPNet</w:t>
      </w:r>
      <w:r w:rsidR="00612C18" w:rsidRPr="00612C18">
        <w:rPr>
          <w:rFonts w:ascii="Times New Roman" w:eastAsia="Phetsarath OT" w:hAnsi="Times New Roman" w:cs="Phetsarath OT"/>
          <w:color w:val="000000" w:themeColor="text1"/>
          <w:sz w:val="24"/>
          <w:szCs w:val="24"/>
        </w:rPr>
        <w:t xml:space="preserve">. </w:t>
      </w:r>
      <w:r w:rsidRPr="00612C18">
        <w:rPr>
          <w:rFonts w:ascii="Times New Roman" w:eastAsia="Phetsarath OT" w:hAnsi="Times New Roman" w:cs="Phetsarath OT"/>
          <w:color w:val="000000" w:themeColor="text1"/>
          <w:sz w:val="24"/>
          <w:szCs w:val="24"/>
        </w:rPr>
        <w:t>Trụ sở</w:t>
      </w:r>
      <w:r w:rsidR="00612C18" w:rsidRPr="00612C18">
        <w:rPr>
          <w:rFonts w:ascii="Times New Roman" w:eastAsia="Phetsarath OT" w:hAnsi="Times New Roman" w:cs="Phetsarath OT"/>
          <w:color w:val="000000" w:themeColor="text1"/>
          <w:sz w:val="24"/>
          <w:szCs w:val="24"/>
        </w:rPr>
        <w:t xml:space="preserve"> tầng 5 của Ủy ban Chứ</w:t>
      </w:r>
      <w:r>
        <w:rPr>
          <w:rFonts w:ascii="Times New Roman" w:eastAsia="Phetsarath OT" w:hAnsi="Times New Roman" w:cs="Phetsarath OT"/>
          <w:color w:val="000000" w:themeColor="text1"/>
          <w:sz w:val="24"/>
          <w:szCs w:val="24"/>
        </w:rPr>
        <w:t>ng khoán</w:t>
      </w:r>
      <w:r w:rsidR="00612C18" w:rsidRPr="00612C18">
        <w:rPr>
          <w:rFonts w:ascii="Times New Roman" w:eastAsia="Phetsarath OT" w:hAnsi="Times New Roman" w:cs="Phetsarath OT"/>
          <w:color w:val="000000" w:themeColor="text1"/>
          <w:sz w:val="24"/>
          <w:szCs w:val="24"/>
        </w:rPr>
        <w:t>, Đường Kaisone Phomvihan, Làng Phonesaat, Quận Xaysetha, Thủ đô Viêng Chăn. Số điện thoại liên hệ là 030 5687610 hoặc 030 5529158.</w:t>
      </w:r>
    </w:p>
    <w:p w14:paraId="0B89A9FA" w14:textId="34D5BA63" w:rsidR="00612C18" w:rsidRPr="00612C18" w:rsidRDefault="00612C18" w:rsidP="00851D7E">
      <w:pPr>
        <w:spacing w:after="0" w:line="360" w:lineRule="auto"/>
        <w:jc w:val="center"/>
        <w:rPr>
          <w:rFonts w:ascii="Times New Roman" w:eastAsia="Phetsarath OT" w:hAnsi="Times New Roman" w:cs="Phetsarath OT"/>
          <w:b/>
          <w:bCs/>
          <w:color w:val="000000" w:themeColor="text1"/>
          <w:sz w:val="24"/>
          <w:szCs w:val="24"/>
        </w:rPr>
      </w:pPr>
      <w:r>
        <w:rPr>
          <w:rFonts w:ascii="Times New Roman" w:eastAsia="Phetsarath OT" w:hAnsi="Times New Roman" w:cs="Phetsarath OT"/>
          <w:b/>
          <w:bCs/>
          <w:color w:val="000000" w:themeColor="text1"/>
          <w:sz w:val="24"/>
          <w:szCs w:val="24"/>
        </w:rPr>
        <w:t>Và</w:t>
      </w:r>
    </w:p>
    <w:p w14:paraId="17651817" w14:textId="21C8F97B" w:rsidR="00612C18" w:rsidRPr="00612C18" w:rsidRDefault="00F6326E" w:rsidP="00BB798D">
      <w:pPr>
        <w:spacing w:after="0" w:line="276" w:lineRule="auto"/>
        <w:ind w:right="-6" w:firstLine="709"/>
        <w:jc w:val="both"/>
        <w:rPr>
          <w:rFonts w:ascii="Times New Roman" w:eastAsia="Phetsarath OT" w:hAnsi="Times New Roman" w:cs="Phetsarath OT"/>
          <w:color w:val="000000" w:themeColor="text1"/>
          <w:sz w:val="24"/>
          <w:szCs w:val="24"/>
        </w:rPr>
      </w:pPr>
      <w:r>
        <w:rPr>
          <w:rFonts w:ascii="Times New Roman" w:eastAsia="Phetsarath OT" w:hAnsi="Times New Roman" w:cs="Phetsarath OT"/>
          <w:color w:val="000000" w:themeColor="text1"/>
          <w:sz w:val="24"/>
          <w:szCs w:val="24"/>
        </w:rPr>
        <w:t>Ngân hàng TMCP Quân độ</w:t>
      </w:r>
      <w:r w:rsidR="00193AF9">
        <w:rPr>
          <w:rFonts w:ascii="Times New Roman" w:eastAsia="Phetsarath OT" w:hAnsi="Times New Roman" w:cs="Phetsarath OT"/>
          <w:color w:val="000000" w:themeColor="text1"/>
          <w:sz w:val="24"/>
          <w:szCs w:val="24"/>
        </w:rPr>
        <w:t xml:space="preserve">i </w:t>
      </w:r>
      <w:ins w:id="0" w:author="Le Duy Dien" w:date="2022-11-09T10:31:00Z">
        <w:r w:rsidR="00084F46">
          <w:rPr>
            <w:rFonts w:ascii="Times New Roman" w:eastAsia="Phetsarath OT" w:hAnsi="Times New Roman" w:cs="Phetsarath OT"/>
            <w:color w:val="000000" w:themeColor="text1"/>
            <w:sz w:val="24"/>
            <w:szCs w:val="24"/>
          </w:rPr>
          <w:t>C</w:t>
        </w:r>
      </w:ins>
      <w:del w:id="1" w:author="Le Duy Dien" w:date="2022-11-09T10:31:00Z">
        <w:r w:rsidR="00193AF9" w:rsidDel="00084F46">
          <w:rPr>
            <w:rFonts w:ascii="Times New Roman" w:eastAsia="Phetsarath OT" w:hAnsi="Times New Roman" w:cs="Phetsarath OT"/>
            <w:color w:val="000000" w:themeColor="text1"/>
            <w:sz w:val="24"/>
            <w:szCs w:val="24"/>
          </w:rPr>
          <w:delText>c</w:delText>
        </w:r>
      </w:del>
      <w:r w:rsidR="00193AF9">
        <w:rPr>
          <w:rFonts w:ascii="Times New Roman" w:eastAsia="Phetsarath OT" w:hAnsi="Times New Roman" w:cs="Phetsarath OT"/>
          <w:color w:val="000000" w:themeColor="text1"/>
          <w:sz w:val="24"/>
          <w:szCs w:val="24"/>
        </w:rPr>
        <w:t xml:space="preserve">hi nhánh </w:t>
      </w:r>
      <w:ins w:id="2" w:author="Le Duy Dien" w:date="2022-11-09T10:31:00Z">
        <w:r w:rsidR="00084F46">
          <w:rPr>
            <w:rFonts w:ascii="Times New Roman" w:eastAsia="Phetsarath OT" w:hAnsi="Times New Roman" w:cs="Phetsarath OT"/>
            <w:color w:val="000000" w:themeColor="text1"/>
            <w:sz w:val="24"/>
            <w:szCs w:val="24"/>
          </w:rPr>
          <w:t>L</w:t>
        </w:r>
      </w:ins>
      <w:del w:id="3" w:author="Le Duy Dien" w:date="2022-11-09T10:31:00Z">
        <w:r w:rsidR="00193AF9" w:rsidDel="00084F46">
          <w:rPr>
            <w:rFonts w:ascii="Times New Roman" w:eastAsia="Phetsarath OT" w:hAnsi="Times New Roman" w:cs="Phetsarath OT"/>
            <w:color w:val="000000" w:themeColor="text1"/>
            <w:sz w:val="24"/>
            <w:szCs w:val="24"/>
          </w:rPr>
          <w:delText>l</w:delText>
        </w:r>
      </w:del>
      <w:r w:rsidR="00193AF9">
        <w:rPr>
          <w:rFonts w:ascii="Times New Roman" w:eastAsia="Phetsarath OT" w:hAnsi="Times New Roman" w:cs="Phetsarath OT"/>
          <w:color w:val="000000" w:themeColor="text1"/>
          <w:sz w:val="24"/>
          <w:szCs w:val="24"/>
        </w:rPr>
        <w:t>ào (</w:t>
      </w:r>
      <w:commentRangeStart w:id="4"/>
      <w:commentRangeStart w:id="5"/>
      <w:r w:rsidR="00193AF9">
        <w:rPr>
          <w:rFonts w:ascii="Times New Roman" w:eastAsia="Phetsarath OT" w:hAnsi="Times New Roman" w:cs="Phetsarath OT"/>
          <w:color w:val="000000" w:themeColor="text1"/>
          <w:sz w:val="24"/>
          <w:szCs w:val="24"/>
        </w:rPr>
        <w:t>M</w:t>
      </w:r>
      <w:r w:rsidR="00193AF9">
        <w:rPr>
          <w:rFonts w:ascii="Times New Roman" w:eastAsia="Phetsarath OT" w:hAnsi="Times New Roman" w:cs="Phetsarath OT"/>
          <w:color w:val="000000" w:themeColor="text1"/>
          <w:sz w:val="24"/>
          <w:szCs w:val="24"/>
          <w:lang w:bidi="th-TH"/>
        </w:rPr>
        <w:t>B</w:t>
      </w:r>
      <w:r>
        <w:rPr>
          <w:rFonts w:ascii="Times New Roman" w:eastAsia="Phetsarath OT" w:hAnsi="Times New Roman" w:cs="Phetsarath OT"/>
          <w:color w:val="000000" w:themeColor="text1"/>
          <w:sz w:val="24"/>
          <w:szCs w:val="24"/>
        </w:rPr>
        <w:t xml:space="preserve"> bank</w:t>
      </w:r>
      <w:commentRangeEnd w:id="4"/>
      <w:r w:rsidR="005D29E6">
        <w:rPr>
          <w:rStyle w:val="CommentReference"/>
        </w:rPr>
        <w:commentReference w:id="4"/>
      </w:r>
      <w:commentRangeEnd w:id="5"/>
      <w:r w:rsidR="00B212ED">
        <w:rPr>
          <w:rStyle w:val="CommentReference"/>
        </w:rPr>
        <w:commentReference w:id="5"/>
      </w:r>
      <w:r>
        <w:rPr>
          <w:rFonts w:ascii="Times New Roman" w:eastAsia="Phetsarath OT" w:hAnsi="Times New Roman" w:cs="Phetsarath OT"/>
          <w:color w:val="000000" w:themeColor="text1"/>
          <w:sz w:val="24"/>
          <w:szCs w:val="24"/>
        </w:rPr>
        <w:t>)</w:t>
      </w:r>
      <w:ins w:id="6" w:author="Le Duy Dien" w:date="2022-11-09T10:15:00Z">
        <w:r w:rsidR="00E233FE">
          <w:rPr>
            <w:rFonts w:ascii="Times New Roman" w:eastAsia="Phetsarath OT" w:hAnsi="Times New Roman" w:cs="Phetsarath OT"/>
            <w:color w:val="000000" w:themeColor="text1"/>
            <w:sz w:val="24"/>
            <w:szCs w:val="24"/>
          </w:rPr>
          <w:t xml:space="preserve"> Lào</w:t>
        </w:r>
      </w:ins>
      <w:r>
        <w:rPr>
          <w:rFonts w:ascii="Times New Roman" w:eastAsia="Phetsarath OT" w:hAnsi="Times New Roman" w:cs="Phetsarath OT"/>
          <w:color w:val="000000" w:themeColor="text1"/>
          <w:sz w:val="24"/>
          <w:szCs w:val="24"/>
        </w:rPr>
        <w:t xml:space="preserve">, </w:t>
      </w:r>
      <w:r w:rsidR="00612C18" w:rsidRPr="00612C18">
        <w:rPr>
          <w:rFonts w:ascii="Times New Roman" w:eastAsia="Phetsarath OT" w:hAnsi="Times New Roman" w:cs="Phetsarath OT"/>
          <w:color w:val="000000" w:themeColor="text1"/>
          <w:sz w:val="24"/>
          <w:szCs w:val="24"/>
        </w:rPr>
        <w:t>Trụ sở của Ngân hàng tại Đường</w:t>
      </w:r>
      <w:r>
        <w:rPr>
          <w:rFonts w:ascii="Times New Roman" w:eastAsia="Phetsarath OT" w:hAnsi="Times New Roman" w:cs="Phetsarath OT"/>
          <w:color w:val="000000" w:themeColor="text1"/>
          <w:sz w:val="24"/>
          <w:szCs w:val="24"/>
        </w:rPr>
        <w:t xml:space="preserve"> Phonsaat</w:t>
      </w:r>
      <w:r w:rsidR="00612C18" w:rsidRPr="00612C18">
        <w:rPr>
          <w:rFonts w:ascii="Times New Roman" w:eastAsia="Phetsarath OT" w:hAnsi="Times New Roman" w:cs="Phetsarath OT"/>
          <w:color w:val="000000" w:themeColor="text1"/>
          <w:sz w:val="24"/>
          <w:szCs w:val="24"/>
        </w:rPr>
        <w:t xml:space="preserve">, Quận </w:t>
      </w:r>
      <w:r>
        <w:rPr>
          <w:rFonts w:ascii="Times New Roman" w:eastAsia="Phetsarath OT" w:hAnsi="Times New Roman" w:cs="Phetsarath OT"/>
          <w:color w:val="000000" w:themeColor="text1"/>
          <w:sz w:val="24"/>
          <w:szCs w:val="24"/>
        </w:rPr>
        <w:t>Saysettha</w:t>
      </w:r>
      <w:r w:rsidR="00612C18" w:rsidRPr="00612C18">
        <w:rPr>
          <w:rFonts w:ascii="Times New Roman" w:eastAsia="Phetsarath OT" w:hAnsi="Times New Roman" w:cs="Phetsarath OT"/>
          <w:color w:val="000000" w:themeColor="text1"/>
          <w:sz w:val="24"/>
          <w:szCs w:val="24"/>
        </w:rPr>
        <w:t>, Thủ đô Viêng Chăn, số điện thoại liên hệ 021</w:t>
      </w:r>
      <w:r w:rsidR="00193AF9">
        <w:rPr>
          <w:rFonts w:ascii="Times New Roman" w:eastAsia="Phetsarath OT" w:hAnsi="Times New Roman" w:cs="Phetsarath OT"/>
          <w:color w:val="000000" w:themeColor="text1"/>
          <w:sz w:val="24"/>
          <w:szCs w:val="24"/>
        </w:rPr>
        <w:t xml:space="preserve"> 990901</w:t>
      </w:r>
      <w:r>
        <w:rPr>
          <w:rFonts w:ascii="Times New Roman" w:eastAsia="Phetsarath OT" w:hAnsi="Times New Roman" w:cs="Phetsarath OT"/>
          <w:color w:val="000000" w:themeColor="text1"/>
          <w:sz w:val="24"/>
          <w:szCs w:val="24"/>
        </w:rPr>
        <w:t xml:space="preserve"> </w:t>
      </w:r>
      <w:r w:rsidR="00612C18" w:rsidRPr="00612C18">
        <w:rPr>
          <w:rFonts w:ascii="Times New Roman" w:eastAsia="Phetsarath OT" w:hAnsi="Times New Roman" w:cs="Phetsarath OT"/>
          <w:color w:val="000000" w:themeColor="text1"/>
          <w:sz w:val="24"/>
          <w:szCs w:val="24"/>
        </w:rPr>
        <w:t>trong hợp đồng gọi là: “Thành viên”</w:t>
      </w:r>
      <w:r w:rsidR="00193AF9">
        <w:rPr>
          <w:rFonts w:ascii="Times New Roman" w:eastAsia="Phetsarath OT" w:hAnsi="Times New Roman" w:cs="Phetsarath OT"/>
          <w:color w:val="000000" w:themeColor="text1"/>
          <w:sz w:val="24"/>
          <w:szCs w:val="24"/>
        </w:rPr>
        <w:t>.</w:t>
      </w:r>
    </w:p>
    <w:p w14:paraId="7E1EFC68" w14:textId="378CB770" w:rsidR="00F058D6" w:rsidRPr="002F3A94" w:rsidRDefault="00612C18" w:rsidP="002F3A94">
      <w:pPr>
        <w:spacing w:after="0" w:line="276" w:lineRule="auto"/>
        <w:ind w:right="-6" w:firstLine="709"/>
        <w:jc w:val="both"/>
        <w:rPr>
          <w:rFonts w:ascii="Times New Roman" w:eastAsia="Phetsarath OT" w:hAnsi="Times New Roman" w:cs="Phetsarath OT"/>
          <w:color w:val="000000" w:themeColor="text1"/>
          <w:sz w:val="24"/>
          <w:szCs w:val="24"/>
        </w:rPr>
      </w:pPr>
      <w:r w:rsidRPr="00612C18">
        <w:rPr>
          <w:rFonts w:ascii="Times New Roman" w:eastAsia="Phetsarath OT" w:hAnsi="Times New Roman" w:cs="Phetsarath OT"/>
          <w:color w:val="000000" w:themeColor="text1"/>
          <w:sz w:val="24"/>
          <w:szCs w:val="24"/>
        </w:rPr>
        <w:t xml:space="preserve">Hai bên đã </w:t>
      </w:r>
      <w:r w:rsidR="002F3A94">
        <w:rPr>
          <w:rFonts w:ascii="Times New Roman" w:eastAsia="Phetsarath OT" w:hAnsi="Times New Roman" w:cs="Phetsarath OT"/>
          <w:color w:val="000000" w:themeColor="text1"/>
          <w:sz w:val="24"/>
          <w:szCs w:val="24"/>
        </w:rPr>
        <w:t>thống nhất</w:t>
      </w:r>
      <w:r w:rsidRPr="00612C18">
        <w:rPr>
          <w:rFonts w:ascii="Times New Roman" w:eastAsia="Phetsarath OT" w:hAnsi="Times New Roman" w:cs="Phetsarath OT"/>
          <w:color w:val="000000" w:themeColor="text1"/>
          <w:sz w:val="24"/>
          <w:szCs w:val="24"/>
        </w:rPr>
        <w:t xml:space="preserve"> xây dự</w:t>
      </w:r>
      <w:r w:rsidR="002F3A94">
        <w:rPr>
          <w:rFonts w:ascii="Times New Roman" w:eastAsia="Phetsarath OT" w:hAnsi="Times New Roman" w:cs="Phetsarath OT"/>
          <w:color w:val="000000" w:themeColor="text1"/>
          <w:sz w:val="24"/>
          <w:szCs w:val="24"/>
        </w:rPr>
        <w:t>ng hợp đồng</w:t>
      </w:r>
      <w:r w:rsidRPr="00612C18">
        <w:rPr>
          <w:rFonts w:ascii="Times New Roman" w:eastAsia="Phetsarath OT" w:hAnsi="Times New Roman" w:cs="Phetsarath OT"/>
          <w:color w:val="000000" w:themeColor="text1"/>
          <w:sz w:val="24"/>
          <w:szCs w:val="24"/>
        </w:rPr>
        <w:t xml:space="preserve"> này </w:t>
      </w:r>
      <w:r w:rsidR="002F3A94">
        <w:rPr>
          <w:rFonts w:ascii="Times New Roman" w:eastAsia="Phetsarath OT" w:hAnsi="Times New Roman" w:cs="Phetsarath OT"/>
          <w:color w:val="000000" w:themeColor="text1"/>
          <w:sz w:val="24"/>
          <w:szCs w:val="24"/>
        </w:rPr>
        <w:t xml:space="preserve">để </w:t>
      </w:r>
      <w:r w:rsidRPr="00612C18">
        <w:rPr>
          <w:rFonts w:ascii="Times New Roman" w:eastAsia="Phetsarath OT" w:hAnsi="Times New Roman" w:cs="Phetsarath OT"/>
          <w:color w:val="000000" w:themeColor="text1"/>
          <w:sz w:val="24"/>
          <w:szCs w:val="24"/>
        </w:rPr>
        <w:t>làm cơ sở để triển khai thực hiện công việc có hiệu quả, nội dung cụ thể như sau:</w:t>
      </w:r>
      <w:r w:rsidR="008376E2" w:rsidRPr="00612C18">
        <w:rPr>
          <w:rFonts w:ascii="Times New Roman" w:hAnsi="Times New Roman" w:cs="Phetsarath OT"/>
          <w:b/>
          <w:bCs/>
          <w:color w:val="000000" w:themeColor="text1"/>
          <w:sz w:val="24"/>
          <w:szCs w:val="24"/>
          <w:cs/>
        </w:rPr>
        <w:tab/>
      </w:r>
    </w:p>
    <w:p w14:paraId="48C2FCEF" w14:textId="4DA9EFA3" w:rsidR="00612C18" w:rsidRPr="00612C18" w:rsidRDefault="00612C18" w:rsidP="00851D7E">
      <w:pPr>
        <w:tabs>
          <w:tab w:val="left" w:pos="1276"/>
          <w:tab w:val="left" w:pos="3894"/>
        </w:tabs>
        <w:spacing w:after="0" w:line="276" w:lineRule="auto"/>
        <w:jc w:val="both"/>
        <w:rPr>
          <w:rFonts w:ascii="Times New Roman" w:hAnsi="Times New Roman" w:cs="Phetsarath OT"/>
          <w:b/>
          <w:bCs/>
          <w:color w:val="000000" w:themeColor="text1"/>
          <w:sz w:val="24"/>
          <w:szCs w:val="24"/>
        </w:rPr>
      </w:pPr>
      <w:r w:rsidRPr="00612C18">
        <w:rPr>
          <w:rFonts w:ascii="Times New Roman" w:hAnsi="Times New Roman" w:cs="Phetsarath OT"/>
          <w:b/>
          <w:bCs/>
          <w:color w:val="000000" w:themeColor="text1"/>
          <w:sz w:val="24"/>
          <w:szCs w:val="24"/>
        </w:rPr>
        <w:t>Điều 1 Mục đích của hợp đồng</w:t>
      </w:r>
    </w:p>
    <w:p w14:paraId="1C2F7C70" w14:textId="5AB69022" w:rsidR="00851D7E" w:rsidRPr="002F3A94" w:rsidRDefault="00612C18" w:rsidP="002F3A94">
      <w:pPr>
        <w:spacing w:after="0" w:line="276" w:lineRule="auto"/>
        <w:ind w:firstLine="720"/>
        <w:jc w:val="both"/>
        <w:rPr>
          <w:rFonts w:ascii="Times New Roman" w:eastAsia="Phetsarath OT" w:hAnsi="Times New Roman" w:cs="Phetsarath OT"/>
          <w:color w:val="000000" w:themeColor="text1"/>
          <w:sz w:val="24"/>
          <w:szCs w:val="24"/>
          <w:cs/>
        </w:rPr>
      </w:pPr>
      <w:r w:rsidRPr="002F3A94">
        <w:rPr>
          <w:rFonts w:ascii="Times New Roman" w:eastAsia="Phetsarath OT" w:hAnsi="Times New Roman" w:cs="Phetsarath OT"/>
          <w:b/>
          <w:bCs/>
          <w:color w:val="000000" w:themeColor="text1"/>
          <w:sz w:val="24"/>
          <w:szCs w:val="24"/>
        </w:rPr>
        <w:t>LAPNet</w:t>
      </w:r>
      <w:r w:rsidRPr="00612C18">
        <w:rPr>
          <w:rFonts w:ascii="Times New Roman" w:eastAsia="Phetsarath OT" w:hAnsi="Times New Roman" w:cs="Phetsarath OT"/>
          <w:color w:val="000000" w:themeColor="text1"/>
          <w:sz w:val="24"/>
          <w:szCs w:val="24"/>
        </w:rPr>
        <w:t xml:space="preserve"> </w:t>
      </w:r>
      <w:r w:rsidR="002F3A94">
        <w:rPr>
          <w:rFonts w:ascii="Times New Roman" w:eastAsia="Phetsarath OT" w:hAnsi="Times New Roman" w:cs="Phetsarath OT"/>
          <w:color w:val="000000" w:themeColor="text1"/>
          <w:sz w:val="24"/>
          <w:szCs w:val="24"/>
        </w:rPr>
        <w:t>đồng ý tiếp nhận M</w:t>
      </w:r>
      <w:ins w:id="7" w:author="Le Duy Dien" w:date="2022-11-09T10:31:00Z">
        <w:r w:rsidR="00084F46">
          <w:rPr>
            <w:rFonts w:ascii="Times New Roman" w:eastAsia="Phetsarath OT" w:hAnsi="Times New Roman" w:cs="Phetsarath OT"/>
            <w:color w:val="000000" w:themeColor="text1"/>
            <w:sz w:val="24"/>
            <w:szCs w:val="24"/>
          </w:rPr>
          <w:t>B</w:t>
        </w:r>
      </w:ins>
      <w:del w:id="8" w:author="Le Duy Dien" w:date="2022-11-09T10:31:00Z">
        <w:r w:rsidR="002F3A94" w:rsidDel="00084F46">
          <w:rPr>
            <w:rFonts w:ascii="Times New Roman" w:eastAsia="Phetsarath OT" w:hAnsi="Times New Roman" w:cs="Phetsarath OT"/>
            <w:color w:val="000000" w:themeColor="text1"/>
            <w:sz w:val="24"/>
            <w:szCs w:val="24"/>
          </w:rPr>
          <w:delText>b</w:delText>
        </w:r>
      </w:del>
      <w:r w:rsidR="002F3A94">
        <w:rPr>
          <w:rFonts w:ascii="Times New Roman" w:eastAsia="Phetsarath OT" w:hAnsi="Times New Roman" w:cs="Phetsarath OT"/>
          <w:color w:val="000000" w:themeColor="text1"/>
          <w:sz w:val="24"/>
          <w:szCs w:val="24"/>
        </w:rPr>
        <w:t xml:space="preserve"> bank</w:t>
      </w:r>
      <w:ins w:id="9" w:author="Le Duy Dien" w:date="2022-11-09T10:31:00Z">
        <w:r w:rsidR="00084F46">
          <w:rPr>
            <w:rFonts w:ascii="Times New Roman" w:eastAsia="Phetsarath OT" w:hAnsi="Times New Roman" w:cs="Phetsarath OT"/>
            <w:color w:val="000000" w:themeColor="text1"/>
            <w:sz w:val="24"/>
            <w:szCs w:val="24"/>
          </w:rPr>
          <w:t xml:space="preserve"> Lào</w:t>
        </w:r>
      </w:ins>
      <w:r w:rsidRPr="00612C18">
        <w:rPr>
          <w:rFonts w:ascii="Times New Roman" w:eastAsia="Phetsarath OT" w:hAnsi="Times New Roman" w:cs="Phetsarath OT"/>
          <w:color w:val="000000" w:themeColor="text1"/>
          <w:sz w:val="24"/>
          <w:szCs w:val="24"/>
        </w:rPr>
        <w:t xml:space="preserve"> trở thành thành viên của hệ thống Dịch vụ </w:t>
      </w:r>
      <w:r w:rsidR="002F3A94">
        <w:rPr>
          <w:rFonts w:ascii="Times New Roman" w:eastAsia="Phetsarath OT" w:hAnsi="Times New Roman" w:cs="Phetsarath OT"/>
          <w:color w:val="000000" w:themeColor="text1"/>
          <w:sz w:val="24"/>
          <w:szCs w:val="24"/>
        </w:rPr>
        <w:t xml:space="preserve">thanh toán liên ngân hàng </w:t>
      </w:r>
      <w:r w:rsidRPr="00612C18">
        <w:rPr>
          <w:rFonts w:ascii="Times New Roman" w:eastAsia="Phetsarath OT" w:hAnsi="Times New Roman" w:cs="Phetsarath OT"/>
          <w:color w:val="000000" w:themeColor="text1"/>
          <w:sz w:val="24"/>
          <w:szCs w:val="24"/>
        </w:rPr>
        <w:t xml:space="preserve">(LMPS) có thể cung cấp tất cả các sản phẩm </w:t>
      </w:r>
      <w:r w:rsidR="002F3A94">
        <w:rPr>
          <w:rFonts w:ascii="Times New Roman" w:eastAsia="Phetsarath OT" w:hAnsi="Times New Roman" w:cs="Phetsarath OT"/>
          <w:color w:val="000000" w:themeColor="text1"/>
          <w:sz w:val="24"/>
          <w:szCs w:val="24"/>
        </w:rPr>
        <w:t>nằm trong hệ thống</w:t>
      </w:r>
      <w:r w:rsidRPr="00612C18">
        <w:rPr>
          <w:rFonts w:ascii="Times New Roman" w:eastAsia="Phetsarath OT" w:hAnsi="Times New Roman" w:cs="Phetsarath OT"/>
          <w:color w:val="000000" w:themeColor="text1"/>
          <w:sz w:val="24"/>
          <w:szCs w:val="24"/>
        </w:rPr>
        <w:t xml:space="preserve"> LMPS cho khách hàng và / hoặc công chúng theo sự cho phép của LAPNet.</w:t>
      </w:r>
    </w:p>
    <w:p w14:paraId="6CC42FDD" w14:textId="1C4D90FE" w:rsidR="00612C18" w:rsidRPr="00612C18" w:rsidRDefault="00612C18" w:rsidP="00851D7E">
      <w:pPr>
        <w:tabs>
          <w:tab w:val="left" w:pos="1276"/>
        </w:tabs>
        <w:spacing w:after="0" w:line="276" w:lineRule="auto"/>
        <w:jc w:val="both"/>
        <w:rPr>
          <w:rFonts w:ascii="Times New Roman" w:hAnsi="Times New Roman" w:cs="Phetsarath OT"/>
          <w:b/>
          <w:bCs/>
          <w:color w:val="000000" w:themeColor="text1"/>
          <w:sz w:val="24"/>
          <w:szCs w:val="24"/>
        </w:rPr>
      </w:pPr>
      <w:r w:rsidRPr="00612C18">
        <w:rPr>
          <w:rFonts w:ascii="Times New Roman" w:hAnsi="Times New Roman" w:cs="Phetsarath OT"/>
          <w:b/>
          <w:bCs/>
          <w:color w:val="000000" w:themeColor="text1"/>
          <w:sz w:val="24"/>
          <w:szCs w:val="24"/>
        </w:rPr>
        <w:t>Điều 2 Phí và Hình thức Thanh toán Phí</w:t>
      </w:r>
    </w:p>
    <w:p w14:paraId="1424B581" w14:textId="0D73678B" w:rsidR="00CD09D6" w:rsidRPr="005D544A" w:rsidRDefault="00CD09D6" w:rsidP="00CD09D6">
      <w:pPr>
        <w:pStyle w:val="ListParagraph"/>
        <w:numPr>
          <w:ilvl w:val="0"/>
          <w:numId w:val="22"/>
        </w:numPr>
        <w:spacing w:line="276" w:lineRule="auto"/>
        <w:ind w:left="720" w:hanging="284"/>
        <w:jc w:val="both"/>
        <w:rPr>
          <w:ins w:id="10" w:author="Le Duy Dien" w:date="2022-11-09T10:23:00Z"/>
          <w:rFonts w:ascii="Times New Roman" w:hAnsi="Times New Roman" w:cs="Phetsarath OT"/>
          <w:color w:val="000000" w:themeColor="text1"/>
          <w:sz w:val="24"/>
          <w:szCs w:val="24"/>
          <w:rPrChange w:id="11" w:author="Le Duy Dien" w:date="2022-11-09T15:01:00Z">
            <w:rPr>
              <w:ins w:id="12" w:author="Le Duy Dien" w:date="2022-11-09T10:23:00Z"/>
              <w:rFonts w:ascii="Times New Roman" w:hAnsi="Times New Roman" w:cs="Times New Roman"/>
              <w:sz w:val="24"/>
              <w:szCs w:val="24"/>
            </w:rPr>
          </w:rPrChange>
        </w:rPr>
      </w:pPr>
      <w:ins w:id="13" w:author="Le Duy Dien" w:date="2022-11-09T10:23:00Z">
        <w:r w:rsidRPr="005D544A">
          <w:rPr>
            <w:rFonts w:ascii="Times New Roman" w:hAnsi="Times New Roman" w:cs="Times New Roman"/>
            <w:sz w:val="24"/>
            <w:szCs w:val="24"/>
            <w:rPrChange w:id="14" w:author="Le Duy Dien" w:date="2022-11-09T15:01:00Z">
              <w:rPr>
                <w:rFonts w:ascii="Times New Roman" w:hAnsi="Times New Roman" w:cs="Times New Roman"/>
                <w:sz w:val="24"/>
                <w:szCs w:val="24"/>
                <w:highlight w:val="yellow"/>
              </w:rPr>
            </w:rPrChange>
          </w:rPr>
          <w:t xml:space="preserve">Đồng tiền MB bank Lào thanh toán cho Lapnet sẽ là đồng Lak. </w:t>
        </w:r>
      </w:ins>
    </w:p>
    <w:p w14:paraId="1F57EACF" w14:textId="3A8DFFB2" w:rsidR="00CD09D6" w:rsidRPr="005D544A" w:rsidRDefault="00CD09D6" w:rsidP="00247CF4">
      <w:pPr>
        <w:pStyle w:val="ListParagraph"/>
        <w:numPr>
          <w:ilvl w:val="0"/>
          <w:numId w:val="22"/>
        </w:numPr>
        <w:spacing w:line="276" w:lineRule="auto"/>
        <w:ind w:left="720" w:hanging="284"/>
        <w:jc w:val="both"/>
        <w:rPr>
          <w:ins w:id="15" w:author="Le Duy Dien" w:date="2022-11-09T10:23:00Z"/>
          <w:rFonts w:ascii="Times New Roman" w:hAnsi="Times New Roman" w:cs="Phetsarath OT"/>
          <w:color w:val="000000" w:themeColor="text1"/>
          <w:sz w:val="24"/>
          <w:szCs w:val="24"/>
          <w:rPrChange w:id="16" w:author="Le Duy Dien" w:date="2022-11-09T15:01:00Z">
            <w:rPr>
              <w:ins w:id="17" w:author="Le Duy Dien" w:date="2022-11-09T10:23:00Z"/>
            </w:rPr>
          </w:rPrChange>
        </w:rPr>
      </w:pPr>
      <w:ins w:id="18" w:author="Le Duy Dien" w:date="2022-11-09T10:23:00Z">
        <w:r w:rsidRPr="005D544A">
          <w:rPr>
            <w:rFonts w:ascii="Times New Roman" w:hAnsi="Times New Roman" w:cs="Times New Roman"/>
            <w:sz w:val="24"/>
            <w:szCs w:val="24"/>
            <w:rPrChange w:id="19" w:author="Le Duy Dien" w:date="2022-11-09T15:01:00Z">
              <w:rPr>
                <w:rFonts w:ascii="Times New Roman" w:hAnsi="Times New Roman" w:cs="Times New Roman"/>
                <w:sz w:val="24"/>
                <w:szCs w:val="24"/>
                <w:highlight w:val="yellow"/>
              </w:rPr>
            </w:rPrChange>
          </w:rPr>
          <w:t xml:space="preserve">Số tiền phải thanh toán sẽ được quy đổi tỷ giá </w:t>
        </w:r>
      </w:ins>
      <w:ins w:id="20" w:author="Le Duy Dien" w:date="2022-11-09T10:24:00Z">
        <w:r w:rsidR="00247CF4" w:rsidRPr="005D544A">
          <w:rPr>
            <w:rFonts w:ascii="Times New Roman" w:hAnsi="Times New Roman" w:cs="Times New Roman"/>
            <w:sz w:val="24"/>
            <w:szCs w:val="24"/>
            <w:rPrChange w:id="21" w:author="Le Duy Dien" w:date="2022-11-09T15:01:00Z">
              <w:rPr>
                <w:rFonts w:ascii="Times New Roman" w:hAnsi="Times New Roman" w:cs="Times New Roman"/>
                <w:sz w:val="24"/>
                <w:szCs w:val="24"/>
                <w:highlight w:val="yellow"/>
              </w:rPr>
            </w:rPrChange>
          </w:rPr>
          <w:t xml:space="preserve">theo tỷ giá trung bình mua vào bán ra USD sang Lak của </w:t>
        </w:r>
      </w:ins>
      <w:ins w:id="22" w:author="Le Duy Dien" w:date="2022-11-09T10:23:00Z">
        <w:r w:rsidRPr="005D544A">
          <w:rPr>
            <w:rFonts w:ascii="Times New Roman" w:hAnsi="Times New Roman" w:cs="Times New Roman"/>
            <w:sz w:val="24"/>
            <w:szCs w:val="24"/>
            <w:rPrChange w:id="23" w:author="Le Duy Dien" w:date="2022-11-09T15:01:00Z">
              <w:rPr>
                <w:rFonts w:ascii="Times New Roman" w:hAnsi="Times New Roman" w:cs="Times New Roman"/>
                <w:sz w:val="24"/>
                <w:szCs w:val="24"/>
                <w:highlight w:val="yellow"/>
              </w:rPr>
            </w:rPrChange>
          </w:rPr>
          <w:t>MB</w:t>
        </w:r>
      </w:ins>
      <w:ins w:id="24" w:author="Le Duy Dien" w:date="2022-11-09T10:24:00Z">
        <w:r w:rsidR="00247CF4" w:rsidRPr="005D544A">
          <w:rPr>
            <w:rFonts w:ascii="Times New Roman" w:hAnsi="Times New Roman" w:cs="Times New Roman"/>
            <w:sz w:val="24"/>
            <w:szCs w:val="24"/>
            <w:rPrChange w:id="25" w:author="Le Duy Dien" w:date="2022-11-09T15:01:00Z">
              <w:rPr>
                <w:rFonts w:ascii="Times New Roman" w:hAnsi="Times New Roman" w:cs="Times New Roman"/>
                <w:sz w:val="24"/>
                <w:szCs w:val="24"/>
                <w:highlight w:val="yellow"/>
              </w:rPr>
            </w:rPrChange>
          </w:rPr>
          <w:t xml:space="preserve"> bank</w:t>
        </w:r>
      </w:ins>
      <w:ins w:id="26" w:author="Le Duy Dien" w:date="2022-11-09T10:23:00Z">
        <w:r w:rsidRPr="005D544A">
          <w:rPr>
            <w:rFonts w:ascii="Times New Roman" w:hAnsi="Times New Roman" w:cs="Times New Roman"/>
            <w:sz w:val="24"/>
            <w:szCs w:val="24"/>
            <w:rPrChange w:id="27" w:author="Le Duy Dien" w:date="2022-11-09T15:01:00Z">
              <w:rPr>
                <w:rFonts w:ascii="Times New Roman" w:hAnsi="Times New Roman" w:cs="Times New Roman"/>
                <w:sz w:val="24"/>
                <w:szCs w:val="24"/>
                <w:highlight w:val="yellow"/>
              </w:rPr>
            </w:rPrChange>
          </w:rPr>
          <w:t xml:space="preserve"> Lào tại thời điểm chuyển tiền thanh toán</w:t>
        </w:r>
      </w:ins>
      <w:ins w:id="28" w:author="Le Duy Dien" w:date="2022-11-09T10:24:00Z">
        <w:r w:rsidR="00247CF4" w:rsidRPr="005D544A">
          <w:rPr>
            <w:rFonts w:ascii="Times New Roman" w:hAnsi="Times New Roman" w:cs="Times New Roman"/>
            <w:sz w:val="24"/>
            <w:szCs w:val="24"/>
          </w:rPr>
          <w:t xml:space="preserve">. </w:t>
        </w:r>
      </w:ins>
    </w:p>
    <w:p w14:paraId="3A61421F" w14:textId="5A2883BC" w:rsidR="00E212B6" w:rsidRPr="00585D13" w:rsidRDefault="00141591" w:rsidP="00585D13">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Change w:id="29" w:author="Le Duy Dien" w:date="2022-11-09T10:22:00Z">
            <w:rPr/>
          </w:rPrChange>
        </w:rPr>
      </w:pPr>
      <w:r w:rsidRPr="00141591">
        <w:rPr>
          <w:rFonts w:ascii="Times New Roman" w:hAnsi="Times New Roman" w:cs="Phetsarath OT"/>
          <w:color w:val="000000" w:themeColor="text1"/>
          <w:sz w:val="24"/>
          <w:szCs w:val="24"/>
        </w:rPr>
        <w:t xml:space="preserve">Các thành viên đồng ý trả phí thành viên với số tiền là </w:t>
      </w:r>
      <w:commentRangeStart w:id="30"/>
      <w:commentRangeStart w:id="31"/>
      <w:r w:rsidR="002F3A94">
        <w:rPr>
          <w:rFonts w:ascii="Times New Roman" w:hAnsi="Times New Roman" w:cs="Phetsarath OT"/>
          <w:color w:val="000000" w:themeColor="text1"/>
          <w:sz w:val="24"/>
          <w:szCs w:val="24"/>
        </w:rPr>
        <w:t>15</w:t>
      </w:r>
      <w:del w:id="32" w:author="BOUNYAVONG Sengsouly" w:date="2022-11-09T15:20:00Z">
        <w:r w:rsidRPr="00141591" w:rsidDel="00866F17">
          <w:rPr>
            <w:rFonts w:ascii="Times New Roman" w:hAnsi="Times New Roman" w:cs="Phetsarath OT"/>
            <w:color w:val="000000" w:themeColor="text1"/>
            <w:sz w:val="24"/>
            <w:szCs w:val="24"/>
          </w:rPr>
          <w:delText>0</w:delText>
        </w:r>
      </w:del>
      <w:r w:rsidR="002F3A94">
        <w:rPr>
          <w:rFonts w:ascii="Times New Roman" w:hAnsi="Times New Roman" w:cs="Phetsarath OT"/>
          <w:color w:val="000000" w:themeColor="text1"/>
          <w:sz w:val="24"/>
          <w:szCs w:val="24"/>
        </w:rPr>
        <w:t>,</w:t>
      </w:r>
      <w:r w:rsidRPr="00141591">
        <w:rPr>
          <w:rFonts w:ascii="Times New Roman" w:hAnsi="Times New Roman" w:cs="Phetsarath OT"/>
          <w:color w:val="000000" w:themeColor="text1"/>
          <w:sz w:val="24"/>
          <w:szCs w:val="24"/>
        </w:rPr>
        <w:t>000</w:t>
      </w:r>
      <w:r w:rsidR="002F3A94">
        <w:rPr>
          <w:rFonts w:ascii="Times New Roman" w:hAnsi="Times New Roman" w:cs="Phetsarath OT"/>
          <w:color w:val="000000" w:themeColor="text1"/>
          <w:sz w:val="24"/>
          <w:szCs w:val="24"/>
        </w:rPr>
        <w:t xml:space="preserve"> USD</w:t>
      </w:r>
      <w:r w:rsidRPr="00141591">
        <w:rPr>
          <w:rFonts w:ascii="Times New Roman" w:hAnsi="Times New Roman" w:cs="Phetsarath OT"/>
          <w:color w:val="000000" w:themeColor="text1"/>
          <w:sz w:val="24"/>
          <w:szCs w:val="24"/>
        </w:rPr>
        <w:t xml:space="preserve"> </w:t>
      </w:r>
      <w:commentRangeEnd w:id="30"/>
      <w:r w:rsidR="005D29E6">
        <w:rPr>
          <w:rStyle w:val="CommentReference"/>
        </w:rPr>
        <w:commentReference w:id="30"/>
      </w:r>
      <w:commentRangeEnd w:id="31"/>
      <w:r w:rsidR="002D7215">
        <w:rPr>
          <w:rStyle w:val="CommentReference"/>
        </w:rPr>
        <w:commentReference w:id="31"/>
      </w:r>
      <w:r w:rsidRPr="00141591">
        <w:rPr>
          <w:rFonts w:ascii="Times New Roman" w:hAnsi="Times New Roman" w:cs="Phetsarath OT"/>
          <w:color w:val="000000" w:themeColor="text1"/>
          <w:sz w:val="24"/>
          <w:szCs w:val="24"/>
        </w:rPr>
        <w:t xml:space="preserve">trong vòng 15 ngày làm việc sau khi </w:t>
      </w:r>
      <w:r w:rsidR="002F3A94">
        <w:rPr>
          <w:rFonts w:ascii="Times New Roman" w:hAnsi="Times New Roman" w:cs="Phetsarath OT"/>
          <w:color w:val="000000" w:themeColor="text1"/>
          <w:sz w:val="24"/>
          <w:szCs w:val="24"/>
        </w:rPr>
        <w:t>trở</w:t>
      </w:r>
      <w:r w:rsidRPr="00141591">
        <w:rPr>
          <w:rFonts w:ascii="Times New Roman" w:hAnsi="Times New Roman" w:cs="Phetsarath OT"/>
          <w:color w:val="000000" w:themeColor="text1"/>
          <w:sz w:val="24"/>
          <w:szCs w:val="24"/>
        </w:rPr>
        <w:t xml:space="preserve"> thành</w:t>
      </w:r>
      <w:r w:rsidR="002F3A94">
        <w:rPr>
          <w:rFonts w:ascii="Times New Roman" w:hAnsi="Times New Roman" w:cs="Phetsarath OT"/>
          <w:color w:val="000000" w:themeColor="text1"/>
          <w:sz w:val="24"/>
          <w:szCs w:val="24"/>
        </w:rPr>
        <w:t xml:space="preserve"> thành</w:t>
      </w:r>
      <w:r w:rsidRPr="00141591">
        <w:rPr>
          <w:rFonts w:ascii="Times New Roman" w:hAnsi="Times New Roman" w:cs="Phetsarath OT"/>
          <w:color w:val="000000" w:themeColor="text1"/>
          <w:sz w:val="24"/>
          <w:szCs w:val="24"/>
        </w:rPr>
        <w:t xml:space="preserve"> viên</w:t>
      </w:r>
      <w:r w:rsidR="002F3A94">
        <w:rPr>
          <w:rFonts w:ascii="Times New Roman" w:hAnsi="Times New Roman" w:cs="Phetsarath OT"/>
          <w:color w:val="000000" w:themeColor="text1"/>
          <w:sz w:val="24"/>
          <w:szCs w:val="24"/>
        </w:rPr>
        <w:t xml:space="preserve"> chính thức</w:t>
      </w:r>
      <w:r w:rsidRPr="00141591">
        <w:rPr>
          <w:rFonts w:ascii="Times New Roman" w:hAnsi="Times New Roman" w:cs="Phetsarath OT"/>
          <w:color w:val="000000" w:themeColor="text1"/>
          <w:sz w:val="24"/>
          <w:szCs w:val="24"/>
        </w:rPr>
        <w:t>.</w:t>
      </w:r>
      <w:ins w:id="33" w:author="Le Duy Dien" w:date="2022-11-09T10:22:00Z">
        <w:r w:rsidR="00585D13">
          <w:rPr>
            <w:rFonts w:ascii="Times New Roman" w:hAnsi="Times New Roman" w:cs="Phetsarath OT"/>
            <w:color w:val="000000" w:themeColor="text1"/>
            <w:sz w:val="24"/>
            <w:szCs w:val="24"/>
          </w:rPr>
          <w:t xml:space="preserve"> </w:t>
        </w:r>
      </w:ins>
      <w:ins w:id="34" w:author="Le Duy Dien" w:date="2022-11-09T10:20:00Z">
        <w:r w:rsidR="00E212B6" w:rsidRPr="00585D13">
          <w:rPr>
            <w:rFonts w:ascii="Times New Roman" w:hAnsi="Times New Roman" w:cs="Phetsarath OT"/>
            <w:color w:val="000000" w:themeColor="text1"/>
            <w:sz w:val="24"/>
            <w:szCs w:val="24"/>
            <w:rPrChange w:id="35" w:author="Le Duy Dien" w:date="2022-11-09T10:22:00Z">
              <w:rPr/>
            </w:rPrChange>
          </w:rPr>
          <w:t xml:space="preserve">Mức phí này </w:t>
        </w:r>
      </w:ins>
      <w:ins w:id="36" w:author="Le Duy Dien" w:date="2022-11-09T14:56:00Z">
        <w:r w:rsidR="008710C5">
          <w:rPr>
            <w:rFonts w:ascii="Times New Roman" w:hAnsi="Times New Roman" w:cs="Phetsarath OT"/>
            <w:color w:val="000000" w:themeColor="text1"/>
            <w:sz w:val="24"/>
            <w:szCs w:val="24"/>
          </w:rPr>
          <w:t>chưa</w:t>
        </w:r>
      </w:ins>
      <w:ins w:id="37" w:author="Le Duy Dien" w:date="2022-11-09T10:20:00Z">
        <w:r w:rsidR="00E212B6" w:rsidRPr="00585D13">
          <w:rPr>
            <w:rFonts w:ascii="Times New Roman" w:hAnsi="Times New Roman" w:cs="Phetsarath OT"/>
            <w:color w:val="000000" w:themeColor="text1"/>
            <w:sz w:val="24"/>
            <w:szCs w:val="24"/>
            <w:rPrChange w:id="38" w:author="Le Duy Dien" w:date="2022-11-09T10:22:00Z">
              <w:rPr/>
            </w:rPrChange>
          </w:rPr>
          <w:t xml:space="preserve"> gồm VAT</w:t>
        </w:r>
        <w:commentRangeStart w:id="39"/>
        <w:commentRangeStart w:id="40"/>
        <w:r w:rsidR="00E212B6" w:rsidRPr="00585D13">
          <w:rPr>
            <w:rFonts w:ascii="Times New Roman" w:hAnsi="Times New Roman" w:cs="Phetsarath OT"/>
            <w:color w:val="000000" w:themeColor="text1"/>
            <w:sz w:val="24"/>
            <w:szCs w:val="24"/>
            <w:rPrChange w:id="41" w:author="Le Duy Dien" w:date="2022-11-09T10:22:00Z">
              <w:rPr/>
            </w:rPrChange>
          </w:rPr>
          <w:t>, Lapnet sẽ xuất hóa đơn VAT cho MB bank Lào</w:t>
        </w:r>
      </w:ins>
      <w:ins w:id="42" w:author="Le Duy Dien" w:date="2022-11-09T14:57:00Z">
        <w:r w:rsidR="008710C5">
          <w:rPr>
            <w:rFonts w:ascii="Times New Roman" w:hAnsi="Times New Roman" w:cs="Phetsarath OT"/>
            <w:color w:val="000000" w:themeColor="text1"/>
            <w:sz w:val="24"/>
            <w:szCs w:val="24"/>
          </w:rPr>
          <w:t xml:space="preserve"> sau đó MB</w:t>
        </w:r>
      </w:ins>
      <w:ins w:id="43" w:author="Le Duy Dien" w:date="2022-11-09T14:58:00Z">
        <w:r w:rsidR="008710C5">
          <w:rPr>
            <w:rFonts w:ascii="Times New Roman" w:hAnsi="Times New Roman" w:cs="Phetsarath OT"/>
            <w:color w:val="000000" w:themeColor="text1"/>
            <w:sz w:val="24"/>
            <w:szCs w:val="24"/>
          </w:rPr>
          <w:t xml:space="preserve"> bank Lào sẽ thực hiện thanh toán </w:t>
        </w:r>
        <w:r w:rsidR="00144B86">
          <w:rPr>
            <w:rFonts w:ascii="Times New Roman" w:hAnsi="Times New Roman" w:cs="Phetsarath OT"/>
            <w:color w:val="000000" w:themeColor="text1"/>
            <w:sz w:val="24"/>
            <w:szCs w:val="24"/>
          </w:rPr>
          <w:t>cho Lapnet</w:t>
        </w:r>
      </w:ins>
      <w:ins w:id="44" w:author="Le Duy Dien" w:date="2022-11-09T10:21:00Z">
        <w:r w:rsidR="00E212B6" w:rsidRPr="00585D13">
          <w:rPr>
            <w:rFonts w:ascii="Times New Roman" w:hAnsi="Times New Roman" w:cs="Phetsarath OT"/>
            <w:color w:val="000000" w:themeColor="text1"/>
            <w:sz w:val="24"/>
            <w:szCs w:val="24"/>
            <w:rPrChange w:id="45" w:author="Le Duy Dien" w:date="2022-11-09T10:22:00Z">
              <w:rPr/>
            </w:rPrChange>
          </w:rPr>
          <w:t>.</w:t>
        </w:r>
      </w:ins>
      <w:ins w:id="46" w:author="Le Duy Dien" w:date="2022-11-09T10:23:00Z">
        <w:r w:rsidR="00CD09D6">
          <w:rPr>
            <w:rFonts w:ascii="Times New Roman" w:hAnsi="Times New Roman" w:cs="Phetsarath OT"/>
            <w:color w:val="000000" w:themeColor="text1"/>
            <w:sz w:val="24"/>
            <w:szCs w:val="24"/>
          </w:rPr>
          <w:t xml:space="preserve"> </w:t>
        </w:r>
      </w:ins>
      <w:commentRangeEnd w:id="39"/>
      <w:r w:rsidR="00CC48D8">
        <w:rPr>
          <w:rStyle w:val="CommentReference"/>
        </w:rPr>
        <w:commentReference w:id="39"/>
      </w:r>
      <w:commentRangeEnd w:id="40"/>
      <w:r w:rsidR="008710C5">
        <w:rPr>
          <w:rStyle w:val="CommentReference"/>
        </w:rPr>
        <w:commentReference w:id="40"/>
      </w:r>
    </w:p>
    <w:p w14:paraId="7A398011" w14:textId="56754F75" w:rsidR="00144B86" w:rsidRPr="00EF1FDF" w:rsidRDefault="00141591" w:rsidP="00144B86">
      <w:pPr>
        <w:pStyle w:val="ListParagraph"/>
        <w:numPr>
          <w:ilvl w:val="0"/>
          <w:numId w:val="22"/>
        </w:numPr>
        <w:spacing w:line="276" w:lineRule="auto"/>
        <w:ind w:left="720" w:hanging="284"/>
        <w:jc w:val="both"/>
        <w:rPr>
          <w:ins w:id="47" w:author="Le Duy Dien" w:date="2022-11-09T14:58:00Z"/>
          <w:rFonts w:ascii="Times New Roman" w:hAnsi="Times New Roman" w:cs="Phetsarath OT"/>
          <w:color w:val="000000" w:themeColor="text1"/>
          <w:sz w:val="24"/>
          <w:szCs w:val="24"/>
        </w:rPr>
      </w:pPr>
      <w:r w:rsidRPr="00141591">
        <w:rPr>
          <w:rFonts w:ascii="Times New Roman" w:eastAsia="Phetsarath OT" w:hAnsi="Times New Roman" w:cs="Phetsarath OT"/>
          <w:color w:val="000000" w:themeColor="text1"/>
          <w:sz w:val="24"/>
          <w:szCs w:val="24"/>
        </w:rPr>
        <w:t xml:space="preserve">Các thành viên đồng ý </w:t>
      </w:r>
      <w:r w:rsidR="002F3A94">
        <w:rPr>
          <w:rFonts w:ascii="Times New Roman" w:eastAsia="Phetsarath OT" w:hAnsi="Times New Roman" w:cs="Phetsarath OT"/>
          <w:color w:val="000000" w:themeColor="text1"/>
          <w:sz w:val="24"/>
          <w:szCs w:val="24"/>
        </w:rPr>
        <w:t>thanh toán</w:t>
      </w:r>
      <w:r w:rsidRPr="00141591">
        <w:rPr>
          <w:rFonts w:ascii="Times New Roman" w:eastAsia="Phetsarath OT" w:hAnsi="Times New Roman" w:cs="Phetsarath OT"/>
          <w:color w:val="000000" w:themeColor="text1"/>
          <w:sz w:val="24"/>
          <w:szCs w:val="24"/>
        </w:rPr>
        <w:t xml:space="preserve"> phí quản lý hàng năm của hệ thống LMPS theo mức quy định trong thông báo của LAPNet hàng năm.</w:t>
      </w:r>
      <w:ins w:id="48" w:author="Le Duy Dien" w:date="2022-11-09T10:21:00Z">
        <w:r w:rsidR="00E212B6">
          <w:rPr>
            <w:rFonts w:ascii="Times New Roman" w:eastAsia="Phetsarath OT" w:hAnsi="Times New Roman" w:cs="Phetsarath OT"/>
            <w:color w:val="000000" w:themeColor="text1"/>
            <w:sz w:val="24"/>
            <w:szCs w:val="24"/>
          </w:rPr>
          <w:t xml:space="preserve"> Đối với năm 2022, MB bank Lào phải trả theo tháng sử dụng thực tế là 02 tháng</w:t>
        </w:r>
      </w:ins>
      <w:ins w:id="49" w:author="BOUNYAVONG Sengsouly" w:date="2022-11-09T16:32:00Z">
        <w:r w:rsidR="005737A5">
          <w:rPr>
            <w:rFonts w:ascii="Times New Roman" w:eastAsia="Phetsarath OT" w:hAnsi="Times New Roman" w:cs="Phetsarath OT" w:hint="cs"/>
            <w:color w:val="000000" w:themeColor="text1"/>
            <w:sz w:val="24"/>
            <w:szCs w:val="24"/>
            <w:cs/>
          </w:rPr>
          <w:t xml:space="preserve"> </w:t>
        </w:r>
      </w:ins>
      <w:ins w:id="50" w:author="Le Duy Dien" w:date="2022-11-09T10:21:00Z">
        <w:r w:rsidR="00E212B6">
          <w:rPr>
            <w:rFonts w:ascii="Times New Roman" w:eastAsia="Phetsarath OT" w:hAnsi="Times New Roman" w:cs="Phetsarath OT"/>
            <w:color w:val="000000" w:themeColor="text1"/>
            <w:sz w:val="24"/>
            <w:szCs w:val="24"/>
          </w:rPr>
          <w:t xml:space="preserve"> (tháng 11 và tháng 12). Tổng số tiền phí </w:t>
        </w:r>
        <w:r w:rsidR="00585D13">
          <w:rPr>
            <w:rFonts w:ascii="Times New Roman" w:eastAsia="Phetsarath OT" w:hAnsi="Times New Roman" w:cs="Phetsarath OT"/>
            <w:color w:val="000000" w:themeColor="text1"/>
            <w:sz w:val="24"/>
            <w:szCs w:val="24"/>
          </w:rPr>
          <w:t>quản lý năm 2022 là 5,000 US</w:t>
        </w:r>
      </w:ins>
      <w:ins w:id="51" w:author="Le Duy Dien" w:date="2022-11-09T10:22:00Z">
        <w:r w:rsidR="00585D13">
          <w:rPr>
            <w:rFonts w:ascii="Times New Roman" w:eastAsia="Phetsarath OT" w:hAnsi="Times New Roman" w:cs="Phetsarath OT"/>
            <w:color w:val="000000" w:themeColor="text1"/>
            <w:sz w:val="24"/>
            <w:szCs w:val="24"/>
          </w:rPr>
          <w:t xml:space="preserve">D. </w:t>
        </w:r>
      </w:ins>
      <w:ins w:id="52" w:author="Le Duy Dien" w:date="2022-11-09T14:58:00Z">
        <w:r w:rsidR="00144B86" w:rsidRPr="00EF1FDF">
          <w:rPr>
            <w:rFonts w:ascii="Times New Roman" w:hAnsi="Times New Roman" w:cs="Phetsarath OT"/>
            <w:color w:val="000000" w:themeColor="text1"/>
            <w:sz w:val="24"/>
            <w:szCs w:val="24"/>
          </w:rPr>
          <w:t xml:space="preserve">Mức phí này </w:t>
        </w:r>
        <w:r w:rsidR="00144B86">
          <w:rPr>
            <w:rFonts w:ascii="Times New Roman" w:hAnsi="Times New Roman" w:cs="Phetsarath OT"/>
            <w:color w:val="000000" w:themeColor="text1"/>
            <w:sz w:val="24"/>
            <w:szCs w:val="24"/>
          </w:rPr>
          <w:t>chưa</w:t>
        </w:r>
        <w:r w:rsidR="00144B86" w:rsidRPr="00EF1FDF">
          <w:rPr>
            <w:rFonts w:ascii="Times New Roman" w:hAnsi="Times New Roman" w:cs="Phetsarath OT"/>
            <w:color w:val="000000" w:themeColor="text1"/>
            <w:sz w:val="24"/>
            <w:szCs w:val="24"/>
          </w:rPr>
          <w:t xml:space="preserve"> gồm VAT</w:t>
        </w:r>
        <w:commentRangeStart w:id="53"/>
        <w:commentRangeStart w:id="54"/>
        <w:r w:rsidR="00144B86" w:rsidRPr="00EF1FDF">
          <w:rPr>
            <w:rFonts w:ascii="Times New Roman" w:hAnsi="Times New Roman" w:cs="Phetsarath OT"/>
            <w:color w:val="000000" w:themeColor="text1"/>
            <w:sz w:val="24"/>
            <w:szCs w:val="24"/>
          </w:rPr>
          <w:t>, Lapnet sẽ xuất hóa đơn VAT cho MB bank Lào</w:t>
        </w:r>
        <w:r w:rsidR="00144B86">
          <w:rPr>
            <w:rFonts w:ascii="Times New Roman" w:hAnsi="Times New Roman" w:cs="Phetsarath OT"/>
            <w:color w:val="000000" w:themeColor="text1"/>
            <w:sz w:val="24"/>
            <w:szCs w:val="24"/>
          </w:rPr>
          <w:t xml:space="preserve"> sau đó MB bank Lào sẽ thực hiện thanh toán cho Lapnet</w:t>
        </w:r>
        <w:r w:rsidR="00144B86" w:rsidRPr="00EF1FDF">
          <w:rPr>
            <w:rFonts w:ascii="Times New Roman" w:hAnsi="Times New Roman" w:cs="Phetsarath OT"/>
            <w:color w:val="000000" w:themeColor="text1"/>
            <w:sz w:val="24"/>
            <w:szCs w:val="24"/>
          </w:rPr>
          <w:t>.</w:t>
        </w:r>
        <w:r w:rsidR="00144B86">
          <w:rPr>
            <w:rFonts w:ascii="Times New Roman" w:hAnsi="Times New Roman" w:cs="Phetsarath OT"/>
            <w:color w:val="000000" w:themeColor="text1"/>
            <w:sz w:val="24"/>
            <w:szCs w:val="24"/>
          </w:rPr>
          <w:t xml:space="preserve"> </w:t>
        </w:r>
        <w:commentRangeEnd w:id="53"/>
        <w:r w:rsidR="00144B86">
          <w:rPr>
            <w:rStyle w:val="CommentReference"/>
          </w:rPr>
          <w:commentReference w:id="53"/>
        </w:r>
        <w:commentRangeEnd w:id="54"/>
        <w:r w:rsidR="00144B86">
          <w:rPr>
            <w:rStyle w:val="CommentReference"/>
          </w:rPr>
          <w:commentReference w:id="54"/>
        </w:r>
      </w:ins>
    </w:p>
    <w:p w14:paraId="6CDDA23E" w14:textId="7FBFDD04" w:rsidR="00141591" w:rsidRPr="00F56AE4" w:rsidDel="00F56AE4" w:rsidRDefault="00866F17" w:rsidP="00144B86">
      <w:pPr>
        <w:pStyle w:val="ListParagraph"/>
        <w:numPr>
          <w:ilvl w:val="0"/>
          <w:numId w:val="22"/>
        </w:numPr>
        <w:spacing w:line="276" w:lineRule="auto"/>
        <w:ind w:left="720" w:hanging="284"/>
        <w:jc w:val="both"/>
        <w:rPr>
          <w:del w:id="55" w:author="Le Duy Dien" w:date="2022-11-09T14:58:00Z"/>
          <w:rFonts w:ascii="Times New Roman" w:hAnsi="Times New Roman" w:cs="Times New Roman"/>
          <w:color w:val="000000" w:themeColor="text1"/>
          <w:sz w:val="24"/>
          <w:szCs w:val="24"/>
          <w:rPrChange w:id="56" w:author="BOUNYAVONG Sengsouly" w:date="2022-11-09T16:35:00Z">
            <w:rPr>
              <w:del w:id="57" w:author="Le Duy Dien" w:date="2022-11-09T14:58:00Z"/>
              <w:rFonts w:ascii="Times New Roman" w:hAnsi="Times New Roman" w:cs="DokChampa"/>
              <w:color w:val="000000" w:themeColor="text1"/>
              <w:sz w:val="24"/>
              <w:szCs w:val="24"/>
            </w:rPr>
          </w:rPrChange>
        </w:rPr>
      </w:pPr>
      <w:ins w:id="58" w:author="BOUNYAVONG Sengsouly" w:date="2022-11-09T15:21:00Z">
        <w:r>
          <w:rPr>
            <w:rFonts w:ascii="Times New Roman" w:hAnsi="Times New Roman" w:cs="Phetsarath OT"/>
            <w:color w:val="000000" w:themeColor="text1"/>
            <w:sz w:val="24"/>
            <w:szCs w:val="24"/>
            <w:lang w:bidi="th-TH"/>
          </w:rPr>
          <w:t>T</w:t>
        </w:r>
      </w:ins>
      <w:commentRangeStart w:id="59"/>
      <w:commentRangeStart w:id="60"/>
      <w:commentRangeStart w:id="61"/>
      <w:ins w:id="62" w:author="Le Duy Dien" w:date="2022-11-09T10:22:00Z">
        <w:del w:id="63" w:author="BOUNYAVONG Sengsouly" w:date="2022-11-09T15:21:00Z">
          <w:r w:rsidR="00585D13" w:rsidRPr="005D544A" w:rsidDel="00866F17">
            <w:rPr>
              <w:rFonts w:ascii="Times New Roman" w:hAnsi="Times New Roman" w:cs="Phetsarath OT"/>
              <w:color w:val="000000" w:themeColor="text1"/>
              <w:sz w:val="24"/>
              <w:szCs w:val="24"/>
            </w:rPr>
            <w:delText>.</w:delText>
          </w:r>
        </w:del>
      </w:ins>
      <w:commentRangeEnd w:id="59"/>
      <w:del w:id="64" w:author="BOUNYAVONG Sengsouly" w:date="2022-11-09T15:21:00Z">
        <w:r w:rsidR="002F428B" w:rsidRPr="005D544A" w:rsidDel="00866F17">
          <w:rPr>
            <w:rStyle w:val="CommentReference"/>
          </w:rPr>
          <w:commentReference w:id="59"/>
        </w:r>
        <w:commentRangeEnd w:id="60"/>
        <w:r w:rsidR="008710C5" w:rsidRPr="005D544A" w:rsidDel="00866F17">
          <w:rPr>
            <w:rStyle w:val="CommentReference"/>
          </w:rPr>
          <w:commentReference w:id="60"/>
        </w:r>
      </w:del>
      <w:ins w:id="65" w:author="Le Duy Dien" w:date="2022-11-09T14:58:00Z">
        <w:del w:id="66" w:author="BOUNYAVONG Sengsouly" w:date="2022-11-09T15:21:00Z">
          <w:r w:rsidR="00144B86" w:rsidRPr="005D544A" w:rsidDel="00866F17">
            <w:rPr>
              <w:rFonts w:ascii="Times New Roman" w:hAnsi="Times New Roman" w:cs="Times New Roman"/>
              <w:color w:val="000000" w:themeColor="text1"/>
              <w:sz w:val="24"/>
              <w:szCs w:val="24"/>
            </w:rPr>
            <w:delText>T</w:delText>
          </w:r>
        </w:del>
        <w:r w:rsidR="00144B86" w:rsidRPr="005D544A">
          <w:rPr>
            <w:rFonts w:ascii="Times New Roman" w:hAnsi="Times New Roman" w:cs="Times New Roman"/>
            <w:color w:val="000000" w:themeColor="text1"/>
            <w:sz w:val="24"/>
            <w:szCs w:val="24"/>
          </w:rPr>
          <w:t xml:space="preserve">hông tin xuất hơn đơn VAT của MB bank Lào là: </w:t>
        </w:r>
      </w:ins>
      <w:commentRangeEnd w:id="61"/>
      <w:ins w:id="67" w:author="Le Duy Dien" w:date="2022-11-09T14:59:00Z">
        <w:r w:rsidR="008F263E" w:rsidRPr="005D544A">
          <w:rPr>
            <w:rStyle w:val="CommentReference"/>
            <w:rFonts w:ascii="Times New Roman" w:hAnsi="Times New Roman" w:cs="Times New Roman"/>
            <w:rPrChange w:id="68" w:author="Le Duy Dien" w:date="2022-11-09T15:01:00Z">
              <w:rPr>
                <w:rStyle w:val="CommentReference"/>
              </w:rPr>
            </w:rPrChange>
          </w:rPr>
          <w:commentReference w:id="61"/>
        </w:r>
      </w:ins>
    </w:p>
    <w:p w14:paraId="68DFB1E4" w14:textId="77777777" w:rsidR="00F56AE4" w:rsidRPr="005D544A" w:rsidRDefault="00F56AE4" w:rsidP="00144B86">
      <w:pPr>
        <w:pStyle w:val="ListParagraph"/>
        <w:numPr>
          <w:ilvl w:val="0"/>
          <w:numId w:val="22"/>
        </w:numPr>
        <w:spacing w:line="276" w:lineRule="auto"/>
        <w:ind w:left="720" w:hanging="284"/>
        <w:jc w:val="both"/>
        <w:rPr>
          <w:ins w:id="69" w:author="BOUNYAVONG Sengsouly" w:date="2022-11-09T16:35:00Z"/>
          <w:rFonts w:ascii="Times New Roman" w:hAnsi="Times New Roman" w:cs="Times New Roman"/>
          <w:color w:val="000000" w:themeColor="text1"/>
          <w:sz w:val="24"/>
          <w:szCs w:val="24"/>
          <w:rPrChange w:id="70" w:author="Le Duy Dien" w:date="2022-11-09T15:01:00Z">
            <w:rPr>
              <w:ins w:id="71" w:author="BOUNYAVONG Sengsouly" w:date="2022-11-09T16:35:00Z"/>
            </w:rPr>
          </w:rPrChange>
        </w:rPr>
      </w:pPr>
    </w:p>
    <w:p w14:paraId="4EC4AAEE" w14:textId="1E362867" w:rsidR="00141591" w:rsidRPr="00144B86" w:rsidRDefault="00141591" w:rsidP="00144B86">
      <w:pPr>
        <w:pStyle w:val="ListParagraph"/>
        <w:numPr>
          <w:ilvl w:val="0"/>
          <w:numId w:val="22"/>
        </w:numPr>
        <w:spacing w:line="276" w:lineRule="auto"/>
        <w:ind w:left="720" w:hanging="284"/>
        <w:jc w:val="both"/>
        <w:rPr>
          <w:ins w:id="72" w:author="Le Duy Dien" w:date="2022-11-09T10:22:00Z"/>
          <w:rFonts w:ascii="Times New Roman" w:hAnsi="Times New Roman" w:cs="Phetsarath OT"/>
          <w:color w:val="000000" w:themeColor="text1"/>
          <w:sz w:val="24"/>
          <w:szCs w:val="24"/>
        </w:rPr>
      </w:pPr>
      <w:r w:rsidRPr="00144B86">
        <w:rPr>
          <w:rFonts w:ascii="Times New Roman" w:hAnsi="Times New Roman" w:cs="Phetsarath OT"/>
          <w:color w:val="000000" w:themeColor="text1"/>
          <w:sz w:val="24"/>
          <w:szCs w:val="24"/>
        </w:rPr>
        <w:t xml:space="preserve">Trường hợp phí quản lý hàng năm có sự thay đổi hoặc tăng giảm theo chính sách của LAPNet </w:t>
      </w:r>
      <w:r w:rsidR="002F3A94" w:rsidRPr="00144B86">
        <w:rPr>
          <w:rFonts w:ascii="Times New Roman" w:hAnsi="Times New Roman" w:cs="Phetsarath OT"/>
          <w:color w:val="000000" w:themeColor="text1"/>
          <w:sz w:val="24"/>
          <w:szCs w:val="24"/>
        </w:rPr>
        <w:t xml:space="preserve">hàng </w:t>
      </w:r>
      <w:r w:rsidRPr="00144B86">
        <w:rPr>
          <w:rFonts w:ascii="Times New Roman" w:hAnsi="Times New Roman" w:cs="Phetsarath OT"/>
          <w:color w:val="000000" w:themeColor="text1"/>
          <w:sz w:val="24"/>
          <w:szCs w:val="24"/>
        </w:rPr>
        <w:t xml:space="preserve">năm, thành viên đồng ý LAPNet có thể điều chỉnh hoặc thay đổi mức phí nhưng phải thông báo trước cho thành viên một tháng </w:t>
      </w:r>
      <w:r w:rsidR="002F3A94" w:rsidRPr="00144B86">
        <w:rPr>
          <w:rFonts w:ascii="Times New Roman" w:hAnsi="Times New Roman" w:cs="Phetsarath OT"/>
          <w:color w:val="000000" w:themeColor="text1"/>
          <w:sz w:val="24"/>
          <w:szCs w:val="24"/>
        </w:rPr>
        <w:t>và làm thành phụ lục đính kèm hợp đồng này để làm căn cứ thực hiện</w:t>
      </w:r>
      <w:r w:rsidRPr="00144B86">
        <w:rPr>
          <w:rFonts w:ascii="Times New Roman" w:hAnsi="Times New Roman" w:cs="Phetsarath OT"/>
          <w:color w:val="000000" w:themeColor="text1"/>
          <w:sz w:val="24"/>
          <w:szCs w:val="24"/>
        </w:rPr>
        <w:t>.</w:t>
      </w:r>
    </w:p>
    <w:p w14:paraId="1EB8C280" w14:textId="16A939D1" w:rsidR="00585D13" w:rsidRPr="00612C18" w:rsidDel="00CD09D6" w:rsidRDefault="00585D13" w:rsidP="000377E5">
      <w:pPr>
        <w:pStyle w:val="ListParagraph"/>
        <w:numPr>
          <w:ilvl w:val="0"/>
          <w:numId w:val="22"/>
        </w:numPr>
        <w:spacing w:line="276" w:lineRule="auto"/>
        <w:ind w:left="720" w:hanging="284"/>
        <w:jc w:val="both"/>
        <w:rPr>
          <w:del w:id="73" w:author="Le Duy Dien" w:date="2022-11-09T10:23:00Z"/>
          <w:rFonts w:ascii="Times New Roman" w:hAnsi="Times New Roman" w:cs="Phetsarath OT"/>
          <w:color w:val="000000" w:themeColor="text1"/>
          <w:sz w:val="24"/>
          <w:szCs w:val="24"/>
        </w:rPr>
      </w:pPr>
    </w:p>
    <w:p w14:paraId="4D909FAB" w14:textId="7A641A52" w:rsidR="00141591" w:rsidRPr="00141591"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Thành viên có thể thanh toán tất cả các khoản phí bằng cách chuyển vào tài khoản LAPNet mở:</w:t>
      </w:r>
    </w:p>
    <w:p w14:paraId="1D0FB90A" w14:textId="404A2F06" w:rsidR="00141591" w:rsidRPr="00612C18" w:rsidRDefault="00141591" w:rsidP="000377E5">
      <w:pPr>
        <w:pStyle w:val="ListParagraph"/>
        <w:spacing w:after="0" w:line="276" w:lineRule="auto"/>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Ngân hàng Ngoại thương Lào (BCEL), như chi tiết dưới đây:</w:t>
      </w:r>
    </w:p>
    <w:p w14:paraId="7E9746F1" w14:textId="0BD9A530" w:rsidR="008E3E3C" w:rsidRPr="002F3A94" w:rsidRDefault="002F3A94" w:rsidP="000377E5">
      <w:pPr>
        <w:tabs>
          <w:tab w:val="left" w:pos="2694"/>
        </w:tabs>
        <w:spacing w:after="0" w:line="276" w:lineRule="auto"/>
        <w:ind w:left="720"/>
        <w:jc w:val="both"/>
        <w:rPr>
          <w:rFonts w:ascii="Times New Roman" w:hAnsi="Times New Roman" w:cs="Phetsarath OT"/>
          <w:b/>
          <w:bCs/>
          <w:color w:val="000000" w:themeColor="text1"/>
          <w:sz w:val="24"/>
          <w:szCs w:val="24"/>
        </w:rPr>
      </w:pPr>
      <w:r>
        <w:rPr>
          <w:rFonts w:ascii="Times New Roman" w:eastAsia="Phetsarath OT" w:hAnsi="Times New Roman" w:cs="Phetsarath OT"/>
          <w:color w:val="000000" w:themeColor="text1"/>
          <w:sz w:val="24"/>
          <w:szCs w:val="24"/>
        </w:rPr>
        <w:t>Tên tài khoản</w:t>
      </w:r>
      <w:r w:rsidR="008E3E3C" w:rsidRPr="00612C18">
        <w:rPr>
          <w:rFonts w:ascii="Times New Roman" w:hAnsi="Times New Roman" w:cs="Phetsarath OT" w:hint="eastAsia"/>
          <w:color w:val="000000" w:themeColor="text1"/>
          <w:sz w:val="24"/>
          <w:szCs w:val="24"/>
          <w:rtl/>
          <w:lang w:bidi="ar-SA"/>
        </w:rPr>
        <w:t>:</w:t>
      </w:r>
      <w:r w:rsidR="008E3E3C" w:rsidRPr="00612C18">
        <w:rPr>
          <w:rFonts w:ascii="Times New Roman" w:hAnsi="Times New Roman" w:cs="Phetsarath OT" w:hint="eastAsia"/>
          <w:color w:val="000000" w:themeColor="text1"/>
          <w:sz w:val="24"/>
          <w:szCs w:val="24"/>
          <w:cs/>
        </w:rPr>
        <w:t xml:space="preserve"> </w:t>
      </w:r>
      <w:r w:rsidR="008E3E3C" w:rsidRPr="00612C18">
        <w:rPr>
          <w:rFonts w:ascii="Times New Roman" w:hAnsi="Times New Roman" w:cs="Phetsarath OT" w:hint="eastAsia"/>
          <w:b/>
          <w:bCs/>
          <w:color w:val="000000" w:themeColor="text1"/>
          <w:sz w:val="24"/>
          <w:szCs w:val="24"/>
          <w:cs/>
        </w:rPr>
        <w:t>(</w:t>
      </w:r>
      <w:r w:rsidR="008E3E3C" w:rsidRPr="00612C18">
        <w:rPr>
          <w:rFonts w:ascii="Times New Roman" w:hAnsi="Times New Roman" w:cs="Phetsarath OT"/>
          <w:b/>
          <w:bCs/>
          <w:color w:val="000000" w:themeColor="text1"/>
          <w:sz w:val="24"/>
          <w:szCs w:val="24"/>
          <w:lang w:eastAsia="zh-CN" w:bidi="th-TH"/>
        </w:rPr>
        <w:t>LAO NATIONAL PAYMENT NETWORK CO., LTD</w:t>
      </w:r>
      <w:r w:rsidR="008E3E3C" w:rsidRPr="00612C18">
        <w:rPr>
          <w:rFonts w:ascii="Times New Roman" w:hAnsi="Times New Roman" w:cs="Phetsarath OT" w:hint="eastAsia"/>
          <w:b/>
          <w:bCs/>
          <w:color w:val="000000" w:themeColor="text1"/>
          <w:sz w:val="24"/>
          <w:szCs w:val="24"/>
          <w:cs/>
        </w:rPr>
        <w:t>)</w:t>
      </w:r>
      <w:r w:rsidR="00EA1E02" w:rsidRPr="00612C18">
        <w:rPr>
          <w:rFonts w:ascii="Times New Roman" w:hAnsi="Times New Roman" w:cs="Phetsarath OT" w:hint="cs"/>
          <w:color w:val="000000" w:themeColor="text1"/>
          <w:sz w:val="24"/>
          <w:szCs w:val="24"/>
          <w:cs/>
        </w:rPr>
        <w:t>;</w:t>
      </w:r>
    </w:p>
    <w:p w14:paraId="0C89981F" w14:textId="649438F6" w:rsidR="008E3E3C" w:rsidRPr="00612C18" w:rsidRDefault="002F3A94" w:rsidP="000377E5">
      <w:pPr>
        <w:tabs>
          <w:tab w:val="left" w:pos="2694"/>
        </w:tabs>
        <w:spacing w:after="0" w:line="276" w:lineRule="auto"/>
        <w:ind w:left="720"/>
        <w:jc w:val="both"/>
        <w:rPr>
          <w:rFonts w:ascii="Times New Roman" w:hAnsi="Times New Roman" w:cs="Phetsarath OT"/>
          <w:color w:val="000000" w:themeColor="text1"/>
          <w:sz w:val="24"/>
          <w:szCs w:val="24"/>
        </w:rPr>
      </w:pPr>
      <w:r>
        <w:rPr>
          <w:rFonts w:ascii="Times New Roman" w:eastAsia="Phetsarath OT" w:hAnsi="Times New Roman" w:cs="Phetsarath OT"/>
          <w:color w:val="000000" w:themeColor="text1"/>
          <w:sz w:val="24"/>
          <w:szCs w:val="24"/>
        </w:rPr>
        <w:t>LAK</w:t>
      </w:r>
      <w:r w:rsidR="008E3E3C" w:rsidRPr="00612C18">
        <w:rPr>
          <w:rFonts w:ascii="Times New Roman" w:eastAsia="Phetsarath OT" w:hAnsi="Times New Roman" w:cs="Phetsarath OT" w:hint="eastAsia"/>
          <w:color w:val="000000" w:themeColor="text1"/>
          <w:sz w:val="24"/>
          <w:szCs w:val="24"/>
          <w:cs/>
        </w:rPr>
        <w:t>:</w:t>
      </w:r>
      <w:r w:rsidR="00D3561F">
        <w:rPr>
          <w:rFonts w:ascii="Times New Roman" w:eastAsia="Phetsarath OT" w:hAnsi="Times New Roman" w:cs="Phetsarath OT"/>
          <w:color w:val="000000" w:themeColor="text1"/>
          <w:sz w:val="24"/>
          <w:szCs w:val="24"/>
        </w:rPr>
        <w:t xml:space="preserve"> Số tài khoản </w:t>
      </w:r>
      <w:r w:rsidR="008E3E3C" w:rsidRPr="00612C18">
        <w:rPr>
          <w:rFonts w:ascii="Times New Roman" w:hAnsi="Times New Roman" w:cs="Phetsarath OT"/>
          <w:b/>
          <w:bCs/>
          <w:color w:val="000000" w:themeColor="text1"/>
          <w:sz w:val="24"/>
          <w:szCs w:val="24"/>
          <w:rtl/>
          <w:lang w:bidi="ar-SA"/>
        </w:rPr>
        <w:t>01012000</w:t>
      </w:r>
      <w:r w:rsidR="008E3E3C" w:rsidRPr="00193AF9">
        <w:rPr>
          <w:rFonts w:ascii="Times New Roman" w:eastAsia="Phetsarath OT" w:hAnsi="Times New Roman" w:cs="Phetsarath OT"/>
          <w:b/>
          <w:bCs/>
          <w:color w:val="000000" w:themeColor="text1"/>
          <w:sz w:val="24"/>
          <w:szCs w:val="24"/>
          <w:rtl/>
          <w:lang w:bidi="ar-SA"/>
        </w:rPr>
        <w:t>1616908</w:t>
      </w:r>
      <w:r w:rsidR="008E3E3C" w:rsidRPr="00193AF9">
        <w:rPr>
          <w:rFonts w:ascii="Times New Roman" w:eastAsia="Phetsarath OT" w:hAnsi="Times New Roman" w:cs="Times New Roman"/>
          <w:b/>
          <w:bCs/>
          <w:color w:val="000000" w:themeColor="text1"/>
          <w:sz w:val="24"/>
          <w:szCs w:val="24"/>
          <w:rtl/>
          <w:lang w:bidi="ar-SA"/>
        </w:rPr>
        <w:t>0</w:t>
      </w:r>
      <w:r w:rsidR="008E3E3C" w:rsidRPr="00193AF9">
        <w:rPr>
          <w:rFonts w:ascii="Times New Roman" w:eastAsia="Phetsarath OT" w:hAnsi="Times New Roman" w:cs="Times New Roman"/>
          <w:b/>
          <w:bCs/>
          <w:color w:val="000000" w:themeColor="text1"/>
          <w:sz w:val="24"/>
          <w:szCs w:val="24"/>
          <w:cs/>
        </w:rPr>
        <w:t>03</w:t>
      </w:r>
    </w:p>
    <w:p w14:paraId="5762045E" w14:textId="7CF9268C" w:rsidR="008E3E3C" w:rsidRDefault="00D3561F" w:rsidP="000377E5">
      <w:pPr>
        <w:tabs>
          <w:tab w:val="left" w:pos="2694"/>
        </w:tabs>
        <w:spacing w:after="0" w:line="276" w:lineRule="auto"/>
        <w:ind w:left="720"/>
        <w:jc w:val="both"/>
        <w:rPr>
          <w:rFonts w:ascii="Times New Roman" w:eastAsia="Phetsarath OT" w:hAnsi="Times New Roman" w:cs="Phetsarath OT"/>
          <w:b/>
          <w:bCs/>
          <w:color w:val="000000" w:themeColor="text1"/>
          <w:sz w:val="24"/>
          <w:szCs w:val="24"/>
          <w:lang w:bidi="th-TH"/>
        </w:rPr>
      </w:pPr>
      <w:r>
        <w:rPr>
          <w:rFonts w:ascii="Times New Roman" w:eastAsia="Phetsarath OT" w:hAnsi="Times New Roman" w:cs="Phetsarath OT"/>
          <w:color w:val="000000" w:themeColor="text1"/>
          <w:sz w:val="24"/>
          <w:szCs w:val="24"/>
        </w:rPr>
        <w:t>USD</w:t>
      </w:r>
      <w:r w:rsidR="008E3E3C" w:rsidRPr="00612C18">
        <w:rPr>
          <w:rFonts w:ascii="Times New Roman" w:eastAsia="Phetsarath OT" w:hAnsi="Times New Roman" w:cs="Phetsarath OT" w:hint="eastAsia"/>
          <w:color w:val="000000" w:themeColor="text1"/>
          <w:sz w:val="24"/>
          <w:szCs w:val="24"/>
          <w:cs/>
        </w:rPr>
        <w:t>:</w:t>
      </w:r>
      <w:ins w:id="74" w:author="BOUNYAVONG Sengsouly" w:date="2022-11-10T09:35:00Z">
        <w:r w:rsidR="00760C7C">
          <w:rPr>
            <w:rFonts w:ascii="Times New Roman" w:eastAsia="Phetsarath OT" w:hAnsi="Times New Roman" w:cs="Phetsarath OT" w:hint="cs"/>
            <w:color w:val="000000" w:themeColor="text1"/>
            <w:sz w:val="24"/>
            <w:szCs w:val="24"/>
            <w:cs/>
          </w:rPr>
          <w:t xml:space="preserve"> </w:t>
        </w:r>
      </w:ins>
      <w:r>
        <w:rPr>
          <w:rFonts w:ascii="Times New Roman" w:eastAsia="Phetsarath OT" w:hAnsi="Times New Roman" w:cs="Phetsarath OT"/>
          <w:color w:val="000000" w:themeColor="text1"/>
          <w:sz w:val="24"/>
          <w:szCs w:val="24"/>
        </w:rPr>
        <w:t xml:space="preserve">Số tài khoản </w:t>
      </w:r>
      <w:r w:rsidR="008E3E3C" w:rsidRPr="00612C18">
        <w:rPr>
          <w:rFonts w:ascii="Times New Roman" w:eastAsia="Phetsarath OT" w:hAnsi="Times New Roman" w:cs="Phetsarath OT"/>
          <w:b/>
          <w:bCs/>
          <w:color w:val="000000" w:themeColor="text1"/>
          <w:sz w:val="24"/>
          <w:szCs w:val="24"/>
          <w:lang w:bidi="th-TH"/>
        </w:rPr>
        <w:t>010120101616908002</w:t>
      </w:r>
    </w:p>
    <w:p w14:paraId="12A5C1F0" w14:textId="60F4E5E0" w:rsidR="00BE5159" w:rsidRPr="00760C7C" w:rsidDel="00760C7C" w:rsidRDefault="00BE5159" w:rsidP="000377E5">
      <w:pPr>
        <w:tabs>
          <w:tab w:val="left" w:pos="2694"/>
        </w:tabs>
        <w:spacing w:after="0" w:line="276" w:lineRule="auto"/>
        <w:ind w:left="720"/>
        <w:jc w:val="both"/>
        <w:rPr>
          <w:del w:id="75" w:author="BOUNYAVONG Sengsouly" w:date="2022-11-10T09:35:00Z"/>
          <w:rFonts w:ascii="Times New Roman" w:hAnsi="Times New Roman" w:cs="DokChampa" w:hint="cs"/>
          <w:color w:val="000000" w:themeColor="text1"/>
          <w:sz w:val="24"/>
          <w:szCs w:val="24"/>
          <w:rPrChange w:id="76" w:author="BOUNYAVONG Sengsouly" w:date="2022-11-10T09:35:00Z">
            <w:rPr>
              <w:del w:id="77" w:author="BOUNYAVONG Sengsouly" w:date="2022-11-10T09:35:00Z"/>
              <w:rFonts w:ascii="Times New Roman" w:hAnsi="Times New Roman" w:cs="Phetsarath OT"/>
              <w:color w:val="000000" w:themeColor="text1"/>
              <w:sz w:val="24"/>
              <w:szCs w:val="24"/>
            </w:rPr>
          </w:rPrChange>
        </w:rPr>
      </w:pPr>
      <w:del w:id="78" w:author="BOUNYAVONG Sengsouly" w:date="2022-11-10T09:35:00Z">
        <w:r w:rsidDel="00760C7C">
          <w:rPr>
            <w:rFonts w:ascii="Times New Roman" w:hAnsi="Times New Roman" w:cs="Times New Roman"/>
            <w:sz w:val="24"/>
            <w:szCs w:val="24"/>
          </w:rPr>
          <w:delText>(</w:delText>
        </w:r>
        <w:r w:rsidRPr="00BE5159" w:rsidDel="00760C7C">
          <w:rPr>
            <w:rFonts w:ascii="Times New Roman" w:hAnsi="Times New Roman" w:cs="Times New Roman"/>
            <w:sz w:val="24"/>
            <w:szCs w:val="24"/>
            <w:highlight w:val="yellow"/>
          </w:rPr>
          <w:delText xml:space="preserve">Tỷ giá và đồng tiền thanh toán: MB Lào sẽ thanh toán cho Lapnet bằng đồng LAK, quy đổi từ USD </w:delText>
        </w:r>
        <w:r w:rsidR="00E233FE" w:rsidDel="00760C7C">
          <w:rPr>
            <w:rFonts w:ascii="Times New Roman" w:hAnsi="Times New Roman" w:cs="Times New Roman"/>
            <w:sz w:val="24"/>
            <w:szCs w:val="24"/>
            <w:highlight w:val="yellow"/>
          </w:rPr>
          <w:delText>sang</w:delText>
        </w:r>
        <w:r w:rsidRPr="00BE5159" w:rsidDel="00760C7C">
          <w:rPr>
            <w:rFonts w:ascii="Times New Roman" w:hAnsi="Times New Roman" w:cs="Times New Roman"/>
            <w:sz w:val="24"/>
            <w:szCs w:val="24"/>
            <w:highlight w:val="yellow"/>
          </w:rPr>
          <w:delText xml:space="preserve"> LAK theo tỷ giá trung bình mua vào bán ra của MB bank Lào tại thời điểm chuyển tiền thanh toán)</w:delText>
        </w:r>
      </w:del>
    </w:p>
    <w:p w14:paraId="2008DA31" w14:textId="728CE7C3" w:rsidR="00141591" w:rsidRPr="00612C18" w:rsidRDefault="00141591" w:rsidP="00851D7E">
      <w:pPr>
        <w:tabs>
          <w:tab w:val="left" w:pos="1276"/>
        </w:tabs>
        <w:spacing w:after="0" w:line="276" w:lineRule="auto"/>
        <w:jc w:val="both"/>
        <w:rPr>
          <w:rFonts w:ascii="Times New Roman" w:hAnsi="Times New Roman" w:cs="Phetsarath OT"/>
          <w:b/>
          <w:bCs/>
          <w:color w:val="000000" w:themeColor="text1"/>
          <w:sz w:val="24"/>
          <w:szCs w:val="24"/>
        </w:rPr>
      </w:pPr>
      <w:r w:rsidRPr="00141591">
        <w:rPr>
          <w:rFonts w:ascii="Times New Roman" w:hAnsi="Times New Roman" w:cs="Phetsarath OT"/>
          <w:b/>
          <w:bCs/>
          <w:color w:val="000000" w:themeColor="text1"/>
          <w:sz w:val="24"/>
          <w:szCs w:val="24"/>
        </w:rPr>
        <w:t xml:space="preserve">Điều 3 </w:t>
      </w:r>
      <w:ins w:id="79" w:author="Le Duy Dien" w:date="2022-11-09T10:25:00Z">
        <w:r w:rsidR="00CF140F">
          <w:rPr>
            <w:rFonts w:ascii="Times New Roman" w:hAnsi="Times New Roman" w:cs="Phetsarath OT"/>
            <w:b/>
            <w:bCs/>
            <w:color w:val="000000" w:themeColor="text1"/>
            <w:sz w:val="24"/>
            <w:szCs w:val="24"/>
          </w:rPr>
          <w:t>Q</w:t>
        </w:r>
      </w:ins>
      <w:del w:id="80" w:author="Le Duy Dien" w:date="2022-11-09T10:25:00Z">
        <w:r w:rsidRPr="00141591" w:rsidDel="00CF140F">
          <w:rPr>
            <w:rFonts w:ascii="Times New Roman" w:hAnsi="Times New Roman" w:cs="Phetsarath OT"/>
            <w:b/>
            <w:bCs/>
            <w:color w:val="000000" w:themeColor="text1"/>
            <w:sz w:val="24"/>
            <w:szCs w:val="24"/>
          </w:rPr>
          <w:delText>q</w:delText>
        </w:r>
      </w:del>
      <w:r w:rsidRPr="00141591">
        <w:rPr>
          <w:rFonts w:ascii="Times New Roman" w:hAnsi="Times New Roman" w:cs="Phetsarath OT"/>
          <w:b/>
          <w:bCs/>
          <w:color w:val="000000" w:themeColor="text1"/>
          <w:sz w:val="24"/>
          <w:szCs w:val="24"/>
        </w:rPr>
        <w:t>uy định thời hạn của hợp đồng</w:t>
      </w:r>
    </w:p>
    <w:p w14:paraId="1F915555" w14:textId="61EF7B33" w:rsidR="00141591" w:rsidRPr="00612C18" w:rsidRDefault="00141591" w:rsidP="000377E5">
      <w:pPr>
        <w:spacing w:after="0" w:line="276" w:lineRule="auto"/>
        <w:ind w:firstLine="720"/>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 xml:space="preserve">Thỏa thuận này có hiệu lực kể từ ngày hai bên ký </w:t>
      </w:r>
      <w:r w:rsidR="00D3561F">
        <w:rPr>
          <w:rFonts w:ascii="Times New Roman" w:hAnsi="Times New Roman" w:cs="Phetsarath OT"/>
          <w:color w:val="000000" w:themeColor="text1"/>
          <w:sz w:val="24"/>
          <w:szCs w:val="24"/>
        </w:rPr>
        <w:t xml:space="preserve">kết </w:t>
      </w:r>
      <w:r w:rsidRPr="00141591">
        <w:rPr>
          <w:rFonts w:ascii="Times New Roman" w:hAnsi="Times New Roman" w:cs="Phetsarath OT"/>
          <w:color w:val="000000" w:themeColor="text1"/>
          <w:sz w:val="24"/>
          <w:szCs w:val="24"/>
        </w:rPr>
        <w:t>và sẽ tiếp tục có hiệu lực cho đến khi các bên chấm dứt Thỏa thuận này bằng văn bản;</w:t>
      </w:r>
    </w:p>
    <w:p w14:paraId="77510E30" w14:textId="441A2E09" w:rsidR="00141591" w:rsidRPr="00612C18" w:rsidDel="00935FB0" w:rsidRDefault="00141591" w:rsidP="000377E5">
      <w:pPr>
        <w:spacing w:after="0" w:line="276" w:lineRule="auto"/>
        <w:ind w:firstLine="720"/>
        <w:jc w:val="both"/>
        <w:rPr>
          <w:del w:id="81" w:author="BOUNYAVONG Sengsouly" w:date="2022-11-09T16:12:00Z"/>
          <w:rFonts w:ascii="Times New Roman" w:hAnsi="Times New Roman" w:cs="Phetsarath OT"/>
          <w:color w:val="000000" w:themeColor="text1"/>
          <w:sz w:val="24"/>
          <w:szCs w:val="24"/>
        </w:rPr>
      </w:pPr>
      <w:commentRangeStart w:id="82"/>
      <w:r w:rsidRPr="00141591">
        <w:rPr>
          <w:rFonts w:ascii="Times New Roman" w:hAnsi="Times New Roman" w:cs="Phetsarath OT"/>
          <w:color w:val="000000" w:themeColor="text1"/>
          <w:sz w:val="24"/>
          <w:szCs w:val="24"/>
        </w:rPr>
        <w:t xml:space="preserve">Trong trường hợp hai bên muốn sửa đổi nội dung hợp đồng hoặc </w:t>
      </w:r>
      <w:r w:rsidR="00D3561F">
        <w:rPr>
          <w:rFonts w:ascii="Times New Roman" w:hAnsi="Times New Roman" w:cs="Phetsarath OT"/>
          <w:color w:val="000000" w:themeColor="text1"/>
          <w:sz w:val="24"/>
          <w:szCs w:val="24"/>
        </w:rPr>
        <w:t>theo</w:t>
      </w:r>
      <w:r w:rsidRPr="00141591">
        <w:rPr>
          <w:rFonts w:ascii="Times New Roman" w:hAnsi="Times New Roman" w:cs="Phetsarath OT"/>
          <w:color w:val="000000" w:themeColor="text1"/>
          <w:sz w:val="24"/>
          <w:szCs w:val="24"/>
        </w:rPr>
        <w:t xml:space="preserve"> thỏa thuận mới</w:t>
      </w:r>
      <w:ins w:id="83" w:author="Le Duy Dien" w:date="2022-11-09T10:25:00Z">
        <w:r w:rsidR="00CF140F">
          <w:rPr>
            <w:rFonts w:ascii="Times New Roman" w:hAnsi="Times New Roman" w:cs="Phetsarath OT"/>
            <w:color w:val="000000" w:themeColor="text1"/>
            <w:sz w:val="24"/>
            <w:szCs w:val="24"/>
          </w:rPr>
          <w:t xml:space="preserve"> phải được sự đồng ý của hai bên bằng văn bản và</w:t>
        </w:r>
      </w:ins>
      <w:del w:id="84" w:author="Le Duy Dien" w:date="2022-11-09T10:25:00Z">
        <w:r w:rsidRPr="00141591" w:rsidDel="00247CF4">
          <w:rPr>
            <w:rFonts w:ascii="Times New Roman" w:hAnsi="Times New Roman" w:cs="Phetsarath OT"/>
            <w:color w:val="000000" w:themeColor="text1"/>
            <w:sz w:val="24"/>
            <w:szCs w:val="24"/>
          </w:rPr>
          <w:delText xml:space="preserve"> </w:delText>
        </w:r>
      </w:del>
      <w:r w:rsidRPr="00141591">
        <w:rPr>
          <w:rFonts w:ascii="Times New Roman" w:hAnsi="Times New Roman" w:cs="Phetsarath OT"/>
          <w:color w:val="000000" w:themeColor="text1"/>
          <w:sz w:val="24"/>
          <w:szCs w:val="24"/>
        </w:rPr>
        <w:t xml:space="preserve">sẽ được </w:t>
      </w:r>
      <w:r w:rsidR="00D3561F">
        <w:rPr>
          <w:rFonts w:ascii="Times New Roman" w:hAnsi="Times New Roman" w:cs="Phetsarath OT"/>
          <w:color w:val="000000" w:themeColor="text1"/>
          <w:sz w:val="24"/>
          <w:szCs w:val="24"/>
        </w:rPr>
        <w:t>xây dựng hợp đồng mới</w:t>
      </w:r>
      <w:r w:rsidRPr="00141591">
        <w:rPr>
          <w:rFonts w:ascii="Times New Roman" w:hAnsi="Times New Roman" w:cs="Phetsarath OT"/>
          <w:color w:val="000000" w:themeColor="text1"/>
          <w:sz w:val="24"/>
          <w:szCs w:val="24"/>
        </w:rPr>
        <w:t xml:space="preserve"> và phù hợp với quy chế do công ty </w:t>
      </w:r>
      <w:ins w:id="85" w:author="BOUNYAVONG Sengsouly" w:date="2022-11-09T16:09:00Z">
        <w:r w:rsidR="00935FB0" w:rsidRPr="00935FB0">
          <w:rPr>
            <w:rFonts w:ascii="Times New Roman" w:hAnsi="Times New Roman" w:cs="Phetsarath OT"/>
            <w:color w:val="000000" w:themeColor="text1"/>
            <w:sz w:val="24"/>
            <w:szCs w:val="24"/>
            <w:rPrChange w:id="86" w:author="BOUNYAVONG Sengsouly" w:date="2022-11-09T16:09:00Z">
              <w:rPr>
                <w:rFonts w:ascii="Times New Roman" w:hAnsi="Times New Roman" w:cs="Phetsarath OT"/>
                <w:b/>
                <w:bCs/>
                <w:color w:val="000000" w:themeColor="text1"/>
                <w:sz w:val="24"/>
                <w:szCs w:val="24"/>
              </w:rPr>
            </w:rPrChange>
          </w:rPr>
          <w:t>LAPNet</w:t>
        </w:r>
        <w:r w:rsidR="00935FB0" w:rsidRPr="00141591">
          <w:rPr>
            <w:rFonts w:ascii="Times New Roman" w:hAnsi="Times New Roman" w:cs="Phetsarath OT"/>
            <w:color w:val="000000" w:themeColor="text1"/>
            <w:sz w:val="24"/>
            <w:szCs w:val="24"/>
          </w:rPr>
          <w:t xml:space="preserve"> </w:t>
        </w:r>
      </w:ins>
      <w:r w:rsidRPr="00141591">
        <w:rPr>
          <w:rFonts w:ascii="Times New Roman" w:hAnsi="Times New Roman" w:cs="Phetsarath OT"/>
          <w:color w:val="000000" w:themeColor="text1"/>
          <w:sz w:val="24"/>
          <w:szCs w:val="24"/>
        </w:rPr>
        <w:t>ban hành trong từng thời kỳ.</w:t>
      </w:r>
      <w:commentRangeEnd w:id="82"/>
      <w:r w:rsidR="001211B5">
        <w:rPr>
          <w:rStyle w:val="CommentReference"/>
        </w:rPr>
        <w:commentReference w:id="82"/>
      </w:r>
      <w:ins w:id="87" w:author="Le Duy Dien" w:date="2022-11-09T10:27:00Z">
        <w:r w:rsidR="00D9074B">
          <w:rPr>
            <w:rFonts w:ascii="Times New Roman" w:hAnsi="Times New Roman" w:cs="Phetsarath OT"/>
            <w:color w:val="000000" w:themeColor="text1"/>
            <w:sz w:val="24"/>
            <w:szCs w:val="24"/>
          </w:rPr>
          <w:t xml:space="preserve"> Quy định mới phải được trao đổi và thống nhất trước ít nhất 30 ngày làm việc, sau đó mới được áp dụng. </w:t>
        </w:r>
      </w:ins>
    </w:p>
    <w:p w14:paraId="62735794" w14:textId="77777777" w:rsidR="008376E2" w:rsidRPr="00612C18" w:rsidRDefault="008376E2">
      <w:pPr>
        <w:spacing w:after="0" w:line="276" w:lineRule="auto"/>
        <w:ind w:firstLine="720"/>
        <w:jc w:val="both"/>
        <w:rPr>
          <w:rFonts w:ascii="Times New Roman" w:eastAsia="Phetsarath OT" w:hAnsi="Times New Roman" w:cs="Phetsarath OT"/>
          <w:color w:val="000000" w:themeColor="text1"/>
          <w:sz w:val="14"/>
          <w:szCs w:val="14"/>
        </w:rPr>
        <w:pPrChange w:id="88" w:author="BOUNYAVONG Sengsouly" w:date="2022-11-09T16:12:00Z">
          <w:pPr>
            <w:spacing w:after="0" w:line="276" w:lineRule="auto"/>
            <w:jc w:val="both"/>
          </w:pPr>
        </w:pPrChange>
      </w:pPr>
    </w:p>
    <w:p w14:paraId="26ECD2F2" w14:textId="592DC119" w:rsidR="00141591" w:rsidRPr="00612C18" w:rsidRDefault="00141591" w:rsidP="0033746D">
      <w:pPr>
        <w:tabs>
          <w:tab w:val="left" w:pos="1276"/>
        </w:tabs>
        <w:spacing w:after="0" w:line="276" w:lineRule="auto"/>
        <w:jc w:val="both"/>
        <w:rPr>
          <w:rFonts w:ascii="Times New Roman" w:hAnsi="Times New Roman" w:cs="Phetsarath OT"/>
          <w:b/>
          <w:bCs/>
          <w:color w:val="000000" w:themeColor="text1"/>
          <w:sz w:val="24"/>
          <w:szCs w:val="24"/>
        </w:rPr>
      </w:pPr>
      <w:r w:rsidRPr="00141591">
        <w:rPr>
          <w:rFonts w:ascii="Times New Roman" w:hAnsi="Times New Roman" w:cs="Phetsarath OT"/>
          <w:b/>
          <w:bCs/>
          <w:color w:val="000000" w:themeColor="text1"/>
          <w:sz w:val="24"/>
          <w:szCs w:val="24"/>
        </w:rPr>
        <w:t>Điều 4 Quyền và Nghĩa vụ của LAPNet</w:t>
      </w:r>
    </w:p>
    <w:p w14:paraId="076F9D73" w14:textId="54FC35DD" w:rsidR="008376E2" w:rsidRDefault="00D3561F" w:rsidP="000377E5">
      <w:pPr>
        <w:pStyle w:val="ListParagraph"/>
        <w:numPr>
          <w:ilvl w:val="0"/>
          <w:numId w:val="15"/>
        </w:numPr>
        <w:spacing w:after="0" w:line="276" w:lineRule="auto"/>
        <w:ind w:hanging="425"/>
        <w:jc w:val="both"/>
        <w:rPr>
          <w:rFonts w:ascii="Times New Roman" w:hAnsi="Times New Roman" w:cs="Phetsarath OT"/>
          <w:b/>
          <w:bCs/>
          <w:color w:val="000000" w:themeColor="text1"/>
          <w:sz w:val="24"/>
          <w:szCs w:val="24"/>
        </w:rPr>
      </w:pPr>
      <w:r w:rsidRPr="00141591">
        <w:rPr>
          <w:rFonts w:ascii="Times New Roman" w:hAnsi="Times New Roman" w:cs="Phetsarath OT"/>
          <w:b/>
          <w:bCs/>
          <w:color w:val="000000" w:themeColor="text1"/>
          <w:sz w:val="24"/>
          <w:szCs w:val="24"/>
        </w:rPr>
        <w:t xml:space="preserve">Quyền </w:t>
      </w:r>
      <w:r w:rsidR="008376E2" w:rsidRPr="00612C18">
        <w:rPr>
          <w:rFonts w:ascii="Times New Roman" w:hAnsi="Times New Roman" w:cs="Phetsarath OT"/>
          <w:b/>
          <w:bCs/>
          <w:color w:val="000000" w:themeColor="text1"/>
          <w:sz w:val="24"/>
          <w:szCs w:val="24"/>
        </w:rPr>
        <w:t>LAPNet</w:t>
      </w:r>
    </w:p>
    <w:p w14:paraId="5A7914D6" w14:textId="185ECEA1"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 xml:space="preserve">Xác định các nguyên tắc, điều kiện, tiêu chuẩn hoạt động và tiêu chuẩn kỹ thuật của hệ thống mà </w:t>
      </w:r>
      <w:r w:rsidR="00D3561F">
        <w:rPr>
          <w:rFonts w:ascii="Times New Roman" w:hAnsi="Times New Roman" w:cs="Phetsarath OT"/>
          <w:color w:val="000000" w:themeColor="text1"/>
          <w:sz w:val="24"/>
          <w:szCs w:val="24"/>
        </w:rPr>
        <w:t>mình quản lý</w:t>
      </w:r>
      <w:r w:rsidRPr="00141591">
        <w:rPr>
          <w:rFonts w:ascii="Times New Roman" w:hAnsi="Times New Roman" w:cs="Phetsarath OT"/>
          <w:color w:val="000000" w:themeColor="text1"/>
          <w:sz w:val="24"/>
          <w:szCs w:val="24"/>
        </w:rPr>
        <w:t xml:space="preserve"> và cung cấp dịch vụ;</w:t>
      </w:r>
    </w:p>
    <w:p w14:paraId="4D8373A3" w14:textId="3335328F"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Phát triển, nâng cấp và kiểm soát hệ thống của mình cho ổn định và có thể sử dụng bình thường;</w:t>
      </w:r>
    </w:p>
    <w:p w14:paraId="0142A7B2" w14:textId="774DA9B7"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Yêu cầu các thành viên phát triển, sử dụng tên và thiết kế sản phẩm một cách chính xác và phù hợp với các quy</w:t>
      </w:r>
      <w:r w:rsidR="00D3561F">
        <w:rPr>
          <w:rFonts w:ascii="Times New Roman" w:hAnsi="Times New Roman" w:cs="Phetsarath OT"/>
          <w:color w:val="000000" w:themeColor="text1"/>
          <w:sz w:val="24"/>
          <w:szCs w:val="24"/>
        </w:rPr>
        <w:t xml:space="preserve"> định do mình</w:t>
      </w:r>
      <w:r w:rsidRPr="00141591">
        <w:rPr>
          <w:rFonts w:ascii="Times New Roman" w:hAnsi="Times New Roman" w:cs="Phetsarath OT"/>
          <w:color w:val="000000" w:themeColor="text1"/>
          <w:sz w:val="24"/>
          <w:szCs w:val="24"/>
        </w:rPr>
        <w:t xml:space="preserve"> đặt ra;</w:t>
      </w:r>
    </w:p>
    <w:p w14:paraId="7F4238BA" w14:textId="0E8707FF"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 xml:space="preserve">Yêu cầu thành viên kiểm tra, cập nhật và sửa chữa hệ thống của mình khi phát hiện thấy các dịch vụ hệ thống của thành viên bị </w:t>
      </w:r>
      <w:r w:rsidR="00D3561F">
        <w:rPr>
          <w:rFonts w:ascii="Times New Roman" w:hAnsi="Times New Roman" w:cs="Phetsarath OT"/>
          <w:color w:val="000000" w:themeColor="text1"/>
          <w:sz w:val="24"/>
          <w:szCs w:val="24"/>
        </w:rPr>
        <w:t>mất kết nối</w:t>
      </w:r>
      <w:r w:rsidRPr="00141591">
        <w:rPr>
          <w:rFonts w:ascii="Times New Roman" w:hAnsi="Times New Roman" w:cs="Phetsarath OT"/>
          <w:color w:val="000000" w:themeColor="text1"/>
          <w:sz w:val="24"/>
          <w:szCs w:val="24"/>
        </w:rPr>
        <w:t xml:space="preserve"> trong hệ thống LAPNet hoặc các vấn đề liên quan khác;</w:t>
      </w:r>
    </w:p>
    <w:p w14:paraId="3BD065CB" w14:textId="4D7F525B"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 xml:space="preserve">Yêu cầu các báo cáo khác liên quan đến các giao dịch xảy ra trong phạm vi của thành viên </w:t>
      </w:r>
      <w:r w:rsidR="00D3561F">
        <w:rPr>
          <w:rFonts w:ascii="Times New Roman" w:hAnsi="Times New Roman" w:cs="Phetsarath OT"/>
          <w:color w:val="000000" w:themeColor="text1"/>
          <w:sz w:val="24"/>
          <w:szCs w:val="24"/>
        </w:rPr>
        <w:t>trường hợp cần thiết</w:t>
      </w:r>
      <w:r w:rsidRPr="00141591">
        <w:rPr>
          <w:rFonts w:ascii="Times New Roman" w:hAnsi="Times New Roman" w:cs="Phetsarath OT"/>
          <w:color w:val="000000" w:themeColor="text1"/>
          <w:sz w:val="24"/>
          <w:szCs w:val="24"/>
        </w:rPr>
        <w:t>;</w:t>
      </w:r>
    </w:p>
    <w:p w14:paraId="591BBA55" w14:textId="2887469A"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Yêu cầu các thành viên báo cáo tình hình hoạt động của hệ thống và thông tin về các giao dịch có sai sót xảy ra với hệ thống của mình để công ty thường xuyên ghi nhận;</w:t>
      </w:r>
    </w:p>
    <w:p w14:paraId="14CF9C3B" w14:textId="2360BBA2" w:rsidR="00AD2765" w:rsidDel="00F56AE4" w:rsidRDefault="00141591" w:rsidP="000377E5">
      <w:pPr>
        <w:pStyle w:val="ListParagraph"/>
        <w:numPr>
          <w:ilvl w:val="0"/>
          <w:numId w:val="22"/>
        </w:numPr>
        <w:spacing w:line="276" w:lineRule="auto"/>
        <w:ind w:left="720" w:hanging="284"/>
        <w:jc w:val="both"/>
        <w:rPr>
          <w:ins w:id="89" w:author="Le Duy Dien" w:date="2022-11-09T10:27:00Z"/>
          <w:del w:id="90" w:author="BOUNYAVONG Sengsouly" w:date="2022-11-09T16:42:00Z"/>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 xml:space="preserve">Có biện pháp xử lý đối với thành viên, nếu xét thấy thành viên không hợp tác thực hiện và vẫn có hành vi vi phạm quy </w:t>
      </w:r>
      <w:r w:rsidR="001A43C8">
        <w:rPr>
          <w:rFonts w:ascii="Times New Roman" w:hAnsi="Times New Roman" w:cs="Phetsarath OT"/>
          <w:color w:val="000000" w:themeColor="text1"/>
          <w:sz w:val="24"/>
          <w:szCs w:val="24"/>
        </w:rPr>
        <w:t xml:space="preserve">định </w:t>
      </w:r>
      <w:r w:rsidRPr="00141591">
        <w:rPr>
          <w:rFonts w:ascii="Times New Roman" w:hAnsi="Times New Roman" w:cs="Phetsarath OT"/>
          <w:color w:val="000000" w:themeColor="text1"/>
          <w:sz w:val="24"/>
          <w:szCs w:val="24"/>
        </w:rPr>
        <w:t xml:space="preserve">của LAPNet và </w:t>
      </w:r>
      <w:del w:id="91" w:author="BOUNYAVONG Sengsouly" w:date="2022-11-09T16:44:00Z">
        <w:r w:rsidRPr="00141591" w:rsidDel="00F56AE4">
          <w:rPr>
            <w:rFonts w:ascii="Times New Roman" w:hAnsi="Times New Roman" w:cs="Phetsarath OT"/>
            <w:color w:val="000000" w:themeColor="text1"/>
            <w:sz w:val="24"/>
            <w:szCs w:val="24"/>
          </w:rPr>
          <w:delText>thỏa thuận đã</w:delText>
        </w:r>
      </w:del>
      <w:ins w:id="92" w:author="BOUNYAVONG Sengsouly" w:date="2022-11-09T16:44:00Z">
        <w:r w:rsidR="00F56AE4">
          <w:rPr>
            <w:rFonts w:ascii="Times New Roman" w:hAnsi="Times New Roman" w:cs="Phetsarath OT"/>
            <w:color w:val="000000" w:themeColor="text1"/>
            <w:sz w:val="24"/>
            <w:szCs w:val="24"/>
          </w:rPr>
          <w:t>hợp đồng đã ký kết</w:t>
        </w:r>
      </w:ins>
      <w:r w:rsidRPr="00141591">
        <w:rPr>
          <w:rFonts w:ascii="Times New Roman" w:hAnsi="Times New Roman" w:cs="Phetsarath OT"/>
          <w:color w:val="000000" w:themeColor="text1"/>
          <w:sz w:val="24"/>
          <w:szCs w:val="24"/>
        </w:rPr>
        <w:t xml:space="preserve"> liên tục gây thiệt hại cho LAPNet và các thành viên khác; </w:t>
      </w:r>
    </w:p>
    <w:p w14:paraId="4CCB4AC9" w14:textId="069B784C" w:rsidR="00D07505" w:rsidRPr="00F56AE4" w:rsidRDefault="00141591">
      <w:pPr>
        <w:pStyle w:val="ListParagraph"/>
        <w:numPr>
          <w:ilvl w:val="0"/>
          <w:numId w:val="22"/>
        </w:numPr>
        <w:spacing w:line="276" w:lineRule="auto"/>
        <w:ind w:left="720" w:hanging="284"/>
        <w:jc w:val="both"/>
        <w:rPr>
          <w:ins w:id="93" w:author="Le Duy Dien" w:date="2022-11-09T10:30:00Z"/>
          <w:rFonts w:ascii="Times New Roman" w:hAnsi="Times New Roman" w:cs="Phetsarath OT"/>
          <w:color w:val="000000" w:themeColor="text1"/>
          <w:sz w:val="24"/>
          <w:szCs w:val="24"/>
          <w:rPrChange w:id="94" w:author="BOUNYAVONG Sengsouly" w:date="2022-11-09T16:42:00Z">
            <w:rPr>
              <w:ins w:id="95" w:author="Le Duy Dien" w:date="2022-11-09T10:30:00Z"/>
            </w:rPr>
          </w:rPrChange>
        </w:rPr>
        <w:pPrChange w:id="96" w:author="BOUNYAVONG Sengsouly" w:date="2022-11-09T16:42:00Z">
          <w:pPr>
            <w:pStyle w:val="ListParagraph"/>
            <w:numPr>
              <w:numId w:val="22"/>
            </w:numPr>
            <w:spacing w:line="276" w:lineRule="auto"/>
            <w:ind w:left="2160" w:hanging="284"/>
            <w:jc w:val="both"/>
          </w:pPr>
        </w:pPrChange>
      </w:pPr>
      <w:r w:rsidRPr="00F56AE4">
        <w:rPr>
          <w:rFonts w:ascii="Times New Roman" w:hAnsi="Times New Roman" w:cs="Phetsarath OT"/>
          <w:color w:val="000000" w:themeColor="text1"/>
          <w:sz w:val="24"/>
          <w:szCs w:val="24"/>
          <w:rPrChange w:id="97" w:author="BOUNYAVONG Sengsouly" w:date="2022-11-09T16:42:00Z">
            <w:rPr/>
          </w:rPrChange>
        </w:rPr>
        <w:t xml:space="preserve">LAPNet có quyền rút </w:t>
      </w:r>
      <w:r w:rsidR="001A43C8" w:rsidRPr="00F56AE4">
        <w:rPr>
          <w:rFonts w:ascii="Times New Roman" w:hAnsi="Times New Roman" w:cs="Phetsarath OT"/>
          <w:color w:val="000000" w:themeColor="text1"/>
          <w:sz w:val="24"/>
          <w:szCs w:val="24"/>
          <w:rPrChange w:id="98" w:author="BOUNYAVONG Sengsouly" w:date="2022-11-09T16:42:00Z">
            <w:rPr/>
          </w:rPrChange>
        </w:rPr>
        <w:t>hợp đồng</w:t>
      </w:r>
      <w:r w:rsidRPr="00F56AE4">
        <w:rPr>
          <w:rFonts w:ascii="Times New Roman" w:hAnsi="Times New Roman" w:cs="Phetsarath OT"/>
          <w:color w:val="000000" w:themeColor="text1"/>
          <w:sz w:val="24"/>
          <w:szCs w:val="24"/>
          <w:rPrChange w:id="99" w:author="BOUNYAVONG Sengsouly" w:date="2022-11-09T16:42:00Z">
            <w:rPr/>
          </w:rPrChange>
        </w:rPr>
        <w:t xml:space="preserve"> thành viên</w:t>
      </w:r>
      <w:r w:rsidR="001A43C8" w:rsidRPr="00F56AE4">
        <w:rPr>
          <w:rFonts w:ascii="Times New Roman" w:hAnsi="Times New Roman" w:cs="Phetsarath OT"/>
          <w:color w:val="000000" w:themeColor="text1"/>
          <w:sz w:val="24"/>
          <w:szCs w:val="24"/>
          <w:rPrChange w:id="100" w:author="BOUNYAVONG Sengsouly" w:date="2022-11-09T16:42:00Z">
            <w:rPr/>
          </w:rPrChange>
        </w:rPr>
        <w:t xml:space="preserve"> chính thức</w:t>
      </w:r>
      <w:r w:rsidRPr="00F56AE4">
        <w:rPr>
          <w:rFonts w:ascii="Times New Roman" w:hAnsi="Times New Roman" w:cs="Phetsarath OT"/>
          <w:color w:val="000000" w:themeColor="text1"/>
          <w:sz w:val="24"/>
          <w:szCs w:val="24"/>
          <w:rPrChange w:id="101" w:author="BOUNYAVONG Sengsouly" w:date="2022-11-09T16:42:00Z">
            <w:rPr/>
          </w:rPrChange>
        </w:rPr>
        <w:t xml:space="preserve"> </w:t>
      </w:r>
      <w:commentRangeStart w:id="102"/>
      <w:r w:rsidRPr="00F56AE4">
        <w:rPr>
          <w:rFonts w:ascii="Times New Roman" w:hAnsi="Times New Roman" w:cs="Phetsarath OT"/>
          <w:color w:val="000000" w:themeColor="text1"/>
          <w:sz w:val="24"/>
          <w:szCs w:val="24"/>
          <w:rPrChange w:id="103" w:author="BOUNYAVONG Sengsouly" w:date="2022-11-09T16:42:00Z">
            <w:rPr/>
          </w:rPrChange>
        </w:rPr>
        <w:t>(tùy theo lý do thực tế</w:t>
      </w:r>
      <w:commentRangeEnd w:id="102"/>
      <w:r w:rsidR="001211B5">
        <w:rPr>
          <w:rStyle w:val="CommentReference"/>
        </w:rPr>
        <w:commentReference w:id="102"/>
      </w:r>
      <w:r w:rsidRPr="00F56AE4">
        <w:rPr>
          <w:rFonts w:ascii="Times New Roman" w:hAnsi="Times New Roman" w:cs="Phetsarath OT"/>
          <w:color w:val="000000" w:themeColor="text1"/>
          <w:sz w:val="24"/>
          <w:szCs w:val="24"/>
          <w:rPrChange w:id="104" w:author="BOUNYAVONG Sengsouly" w:date="2022-11-09T16:42:00Z">
            <w:rPr/>
          </w:rPrChange>
        </w:rPr>
        <w:t>)</w:t>
      </w:r>
      <w:ins w:id="105" w:author="Le Duy Dien" w:date="2022-11-09T10:27:00Z">
        <w:del w:id="106" w:author="BOUNYAVONG Sengsouly" w:date="2022-11-09T16:45:00Z">
          <w:r w:rsidR="00AD2765" w:rsidRPr="00F56AE4" w:rsidDel="00F56AE4">
            <w:rPr>
              <w:rFonts w:ascii="Times New Roman" w:hAnsi="Times New Roman" w:cs="Phetsarath OT"/>
              <w:color w:val="000000" w:themeColor="text1"/>
              <w:sz w:val="24"/>
              <w:szCs w:val="24"/>
              <w:rPrChange w:id="107" w:author="BOUNYAVONG Sengsouly" w:date="2022-11-09T16:42:00Z">
                <w:rPr/>
              </w:rPrChange>
            </w:rPr>
            <w:delText xml:space="preserve"> tuy nhiên, bắt buộc phải thông báo cho thành viên trước ít nh</w:delText>
          </w:r>
        </w:del>
      </w:ins>
      <w:ins w:id="108" w:author="Le Duy Dien" w:date="2022-11-09T10:28:00Z">
        <w:del w:id="109" w:author="BOUNYAVONG Sengsouly" w:date="2022-11-09T16:45:00Z">
          <w:r w:rsidR="00AD2765" w:rsidRPr="00F56AE4" w:rsidDel="00F56AE4">
            <w:rPr>
              <w:rFonts w:ascii="Times New Roman" w:hAnsi="Times New Roman" w:cs="Phetsarath OT"/>
              <w:color w:val="000000" w:themeColor="text1"/>
              <w:sz w:val="24"/>
              <w:szCs w:val="24"/>
              <w:rPrChange w:id="110" w:author="BOUNYAVONG Sengsouly" w:date="2022-11-09T16:42:00Z">
                <w:rPr/>
              </w:rPrChange>
            </w:rPr>
            <w:delText>ất 90 ngày làm việc và nêu rõ lý do rút hợp đồng thành viên chính thức</w:delText>
          </w:r>
        </w:del>
      </w:ins>
      <w:ins w:id="111" w:author="BOUNYAVONG Sengsouly" w:date="2022-11-09T16:42:00Z">
        <w:r w:rsidR="00F56AE4">
          <w:rPr>
            <w:rFonts w:ascii="Times New Roman" w:hAnsi="Times New Roman" w:cs="Phetsarath OT" w:hint="cs"/>
            <w:color w:val="000000" w:themeColor="text1"/>
            <w:sz w:val="24"/>
            <w:szCs w:val="24"/>
            <w:cs/>
          </w:rPr>
          <w:t>.</w:t>
        </w:r>
      </w:ins>
    </w:p>
    <w:p w14:paraId="731317A4" w14:textId="1991B5F1" w:rsidR="00095653" w:rsidDel="00F56AE4" w:rsidRDefault="00141591" w:rsidP="000377E5">
      <w:pPr>
        <w:pStyle w:val="ListParagraph"/>
        <w:numPr>
          <w:ilvl w:val="0"/>
          <w:numId w:val="22"/>
        </w:numPr>
        <w:spacing w:line="276" w:lineRule="auto"/>
        <w:ind w:left="720" w:hanging="284"/>
        <w:jc w:val="both"/>
        <w:rPr>
          <w:ins w:id="112" w:author="Le Duy Dien" w:date="2022-11-09T10:29:00Z"/>
          <w:del w:id="113" w:author="BOUNYAVONG Sengsouly" w:date="2022-11-09T16:43:00Z"/>
          <w:rFonts w:ascii="Times New Roman" w:hAnsi="Times New Roman" w:cs="Phetsarath OT"/>
          <w:color w:val="000000" w:themeColor="text1"/>
          <w:sz w:val="24"/>
          <w:szCs w:val="24"/>
        </w:rPr>
      </w:pPr>
      <w:del w:id="114" w:author="BOUNYAVONG Sengsouly" w:date="2022-11-09T16:43:00Z">
        <w:r w:rsidRPr="00141591" w:rsidDel="00F56AE4">
          <w:rPr>
            <w:rFonts w:ascii="Times New Roman" w:hAnsi="Times New Roman" w:cs="Phetsarath OT"/>
            <w:color w:val="000000" w:themeColor="text1"/>
            <w:sz w:val="24"/>
            <w:szCs w:val="24"/>
          </w:rPr>
          <w:delText>;</w:delText>
        </w:r>
      </w:del>
      <w:ins w:id="115" w:author="Le Duy Dien" w:date="2022-11-09T10:28:00Z">
        <w:del w:id="116" w:author="BOUNYAVONG Sengsouly" w:date="2022-11-09T16:43:00Z">
          <w:r w:rsidR="00095653" w:rsidDel="00F56AE4">
            <w:rPr>
              <w:rFonts w:ascii="Times New Roman" w:hAnsi="Times New Roman" w:cs="Phetsarath OT"/>
              <w:color w:val="000000" w:themeColor="text1"/>
              <w:sz w:val="24"/>
              <w:szCs w:val="24"/>
            </w:rPr>
            <w:delText xml:space="preserve">Trước khi rút hợp đồng thành viên chính thức, Lapnet và MB bank Lào phải </w:delText>
          </w:r>
        </w:del>
      </w:ins>
      <w:ins w:id="117" w:author="Le Duy Dien" w:date="2022-11-09T10:29:00Z">
        <w:del w:id="118" w:author="BOUNYAVONG Sengsouly" w:date="2022-11-09T16:43:00Z">
          <w:r w:rsidR="00095653" w:rsidDel="00F56AE4">
            <w:rPr>
              <w:rFonts w:ascii="Times New Roman" w:hAnsi="Times New Roman" w:cs="Phetsarath OT"/>
              <w:color w:val="000000" w:themeColor="text1"/>
              <w:sz w:val="24"/>
              <w:szCs w:val="24"/>
            </w:rPr>
            <w:delText>thực hiện 2 vòng trao đổi đàm phán có biên bản ghi nhận</w:delText>
          </w:r>
        </w:del>
      </w:ins>
      <w:ins w:id="119" w:author="Le Duy Dien" w:date="2022-11-09T10:30:00Z">
        <w:del w:id="120" w:author="BOUNYAVONG Sengsouly" w:date="2022-11-09T16:43:00Z">
          <w:r w:rsidR="00D07505" w:rsidDel="00F56AE4">
            <w:rPr>
              <w:rFonts w:ascii="Times New Roman" w:hAnsi="Times New Roman" w:cs="Phetsarath OT"/>
              <w:color w:val="000000" w:themeColor="text1"/>
              <w:sz w:val="24"/>
              <w:szCs w:val="24"/>
            </w:rPr>
            <w:delText xml:space="preserve">, khoảng cách giữa 2 vòng đàm phán phải lớn hơn 30 ngày làm việc. </w:delText>
          </w:r>
        </w:del>
      </w:ins>
    </w:p>
    <w:p w14:paraId="384A006E" w14:textId="4C1FD6C6" w:rsidR="00141591" w:rsidRPr="00612C18" w:rsidDel="00F56AE4" w:rsidRDefault="00095653" w:rsidP="000377E5">
      <w:pPr>
        <w:pStyle w:val="ListParagraph"/>
        <w:numPr>
          <w:ilvl w:val="0"/>
          <w:numId w:val="22"/>
        </w:numPr>
        <w:spacing w:line="276" w:lineRule="auto"/>
        <w:ind w:left="720" w:hanging="284"/>
        <w:jc w:val="both"/>
        <w:rPr>
          <w:del w:id="121" w:author="BOUNYAVONG Sengsouly" w:date="2022-11-09T16:43:00Z"/>
          <w:rFonts w:ascii="Times New Roman" w:hAnsi="Times New Roman" w:cs="Phetsarath OT"/>
          <w:color w:val="000000" w:themeColor="text1"/>
          <w:sz w:val="24"/>
          <w:szCs w:val="24"/>
        </w:rPr>
      </w:pPr>
      <w:ins w:id="122" w:author="Le Duy Dien" w:date="2022-11-09T10:29:00Z">
        <w:del w:id="123" w:author="BOUNYAVONG Sengsouly" w:date="2022-11-09T16:43:00Z">
          <w:r w:rsidDel="00F56AE4">
            <w:rPr>
              <w:rFonts w:ascii="Times New Roman" w:hAnsi="Times New Roman" w:cs="Phetsarath OT"/>
              <w:color w:val="000000" w:themeColor="text1"/>
              <w:sz w:val="24"/>
              <w:szCs w:val="24"/>
            </w:rPr>
            <w:delText>Việc đơn phương chấm dứt hợp đồng của</w:delText>
          </w:r>
          <w:r w:rsidR="00D07505" w:rsidDel="00F56AE4">
            <w:rPr>
              <w:rFonts w:ascii="Times New Roman" w:hAnsi="Times New Roman" w:cs="Phetsarath OT"/>
              <w:color w:val="000000" w:themeColor="text1"/>
              <w:sz w:val="24"/>
              <w:szCs w:val="24"/>
            </w:rPr>
            <w:delText xml:space="preserve"> Lapnet, Lapnet sẽ phải thực hiện hoàn phía gia nhập thành </w:delText>
          </w:r>
        </w:del>
      </w:ins>
      <w:ins w:id="124" w:author="Le Duy Dien" w:date="2022-11-09T10:30:00Z">
        <w:del w:id="125" w:author="BOUNYAVONG Sengsouly" w:date="2022-11-09T16:43:00Z">
          <w:r w:rsidR="00D07505" w:rsidDel="00F56AE4">
            <w:rPr>
              <w:rFonts w:ascii="Times New Roman" w:hAnsi="Times New Roman" w:cs="Phetsarath OT"/>
              <w:color w:val="000000" w:themeColor="text1"/>
              <w:sz w:val="24"/>
              <w:szCs w:val="24"/>
            </w:rPr>
            <w:delText xml:space="preserve">viên và phía thương niên của năm thực hiện rút hợp đồng thanh viên chính thức. </w:delText>
          </w:r>
        </w:del>
      </w:ins>
    </w:p>
    <w:p w14:paraId="1EE0E08D" w14:textId="09990857"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và các quyền khác có thể phát sinh trong bối cảnh hoạt động thực tế không mâu thuẫn với pháp</w:t>
      </w:r>
      <w:r w:rsidR="001A43C8" w:rsidRPr="001A43C8">
        <w:rPr>
          <w:rFonts w:ascii="Times New Roman" w:hAnsi="Times New Roman" w:cs="Phetsarath OT"/>
          <w:color w:val="000000" w:themeColor="text1"/>
          <w:sz w:val="24"/>
          <w:szCs w:val="24"/>
        </w:rPr>
        <w:t xml:space="preserve"> </w:t>
      </w:r>
      <w:r w:rsidR="001A43C8" w:rsidRPr="00141591">
        <w:rPr>
          <w:rFonts w:ascii="Times New Roman" w:hAnsi="Times New Roman" w:cs="Phetsarath OT"/>
          <w:color w:val="000000" w:themeColor="text1"/>
          <w:sz w:val="24"/>
          <w:szCs w:val="24"/>
        </w:rPr>
        <w:t>luật</w:t>
      </w:r>
      <w:r w:rsidRPr="00141591">
        <w:rPr>
          <w:rFonts w:ascii="Times New Roman" w:hAnsi="Times New Roman" w:cs="Phetsarath OT"/>
          <w:color w:val="000000" w:themeColor="text1"/>
          <w:sz w:val="24"/>
          <w:szCs w:val="24"/>
        </w:rPr>
        <w:t xml:space="preserve"> củ</w:t>
      </w:r>
      <w:r w:rsidR="001A43C8">
        <w:rPr>
          <w:rFonts w:ascii="Times New Roman" w:hAnsi="Times New Roman" w:cs="Phetsarath OT"/>
          <w:color w:val="000000" w:themeColor="text1"/>
          <w:sz w:val="24"/>
          <w:szCs w:val="24"/>
        </w:rPr>
        <w:t>a</w:t>
      </w:r>
      <w:r w:rsidRPr="00141591">
        <w:rPr>
          <w:rFonts w:ascii="Times New Roman" w:hAnsi="Times New Roman" w:cs="Phetsarath OT"/>
          <w:color w:val="000000" w:themeColor="text1"/>
          <w:sz w:val="24"/>
          <w:szCs w:val="24"/>
        </w:rPr>
        <w:t xml:space="preserve"> Lào.</w:t>
      </w:r>
    </w:p>
    <w:p w14:paraId="407B6005" w14:textId="77777777" w:rsidR="008F7B4E" w:rsidRPr="00612C18" w:rsidRDefault="008F7B4E" w:rsidP="008F7B4E">
      <w:pPr>
        <w:pStyle w:val="ListParagraph"/>
        <w:spacing w:after="0" w:line="276" w:lineRule="auto"/>
        <w:ind w:left="1276"/>
        <w:jc w:val="both"/>
        <w:rPr>
          <w:rFonts w:ascii="Times New Roman" w:hAnsi="Times New Roman" w:cs="Phetsarath OT"/>
          <w:color w:val="000000" w:themeColor="text1"/>
          <w:sz w:val="6"/>
          <w:szCs w:val="6"/>
        </w:rPr>
      </w:pPr>
    </w:p>
    <w:p w14:paraId="7C351486" w14:textId="2C721B0E" w:rsidR="00141591" w:rsidRPr="00612C18" w:rsidRDefault="00141591" w:rsidP="000377E5">
      <w:pPr>
        <w:pStyle w:val="ListParagraph"/>
        <w:numPr>
          <w:ilvl w:val="0"/>
          <w:numId w:val="15"/>
        </w:numPr>
        <w:spacing w:after="0" w:line="276" w:lineRule="auto"/>
        <w:ind w:hanging="425"/>
        <w:jc w:val="both"/>
        <w:rPr>
          <w:rFonts w:ascii="Times New Roman" w:hAnsi="Times New Roman" w:cs="Phetsarath OT"/>
          <w:b/>
          <w:bCs/>
          <w:color w:val="000000" w:themeColor="text1"/>
          <w:sz w:val="24"/>
          <w:szCs w:val="24"/>
        </w:rPr>
      </w:pPr>
      <w:r w:rsidRPr="00141591">
        <w:rPr>
          <w:rFonts w:ascii="Times New Roman" w:hAnsi="Times New Roman" w:cs="Phetsarath OT"/>
          <w:b/>
          <w:bCs/>
          <w:color w:val="000000" w:themeColor="text1"/>
          <w:sz w:val="24"/>
          <w:szCs w:val="24"/>
        </w:rPr>
        <w:t>Nghĩa vụ của LAPNet</w:t>
      </w:r>
    </w:p>
    <w:p w14:paraId="33345C7A" w14:textId="6CD0BC77"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Cử Ban phụ trách nội bộ riêng để điều phối công việc vận hành và phát triển hệ thống với các thành viên;</w:t>
      </w:r>
    </w:p>
    <w:p w14:paraId="5C7A5215" w14:textId="68B7C704"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 xml:space="preserve">Trao đổi thông tin và cung cấp thông tin, tài liệu kỹ thuật cho các thành viên, từ khi thành viên trở thành thành viên tạm thời đến thành viên </w:t>
      </w:r>
      <w:r w:rsidR="001A43C8">
        <w:rPr>
          <w:rFonts w:ascii="Times New Roman" w:hAnsi="Times New Roman" w:cs="Phetsarath OT"/>
          <w:color w:val="000000" w:themeColor="text1"/>
          <w:sz w:val="24"/>
          <w:szCs w:val="24"/>
        </w:rPr>
        <w:t>chính thức</w:t>
      </w:r>
      <w:r w:rsidRPr="00141591">
        <w:rPr>
          <w:rFonts w:ascii="Times New Roman" w:hAnsi="Times New Roman" w:cs="Phetsarath OT"/>
          <w:color w:val="000000" w:themeColor="text1"/>
          <w:sz w:val="24"/>
          <w:szCs w:val="24"/>
        </w:rPr>
        <w:t xml:space="preserve"> của công ty;</w:t>
      </w:r>
    </w:p>
    <w:p w14:paraId="28208AA0" w14:textId="4047DD50" w:rsidR="00141591" w:rsidRPr="001A43C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A43C8">
        <w:rPr>
          <w:rFonts w:ascii="Times New Roman" w:hAnsi="Times New Roman" w:cs="Phetsarath OT"/>
          <w:color w:val="000000" w:themeColor="text1"/>
          <w:sz w:val="24"/>
          <w:szCs w:val="24"/>
        </w:rPr>
        <w:t xml:space="preserve">Là phương tiện xác nhận và chỉnh sửa các </w:t>
      </w:r>
      <w:r w:rsidR="001A43C8">
        <w:rPr>
          <w:rFonts w:ascii="Times New Roman" w:hAnsi="Times New Roman" w:cs="Phetsarath OT"/>
          <w:color w:val="000000" w:themeColor="text1"/>
          <w:sz w:val="24"/>
          <w:szCs w:val="24"/>
        </w:rPr>
        <w:t xml:space="preserve">giao dịch </w:t>
      </w:r>
      <w:r w:rsidRPr="001A43C8">
        <w:rPr>
          <w:rFonts w:ascii="Times New Roman" w:hAnsi="Times New Roman" w:cs="Phetsarath OT"/>
          <w:color w:val="000000" w:themeColor="text1"/>
          <w:sz w:val="24"/>
          <w:szCs w:val="24"/>
        </w:rPr>
        <w:t>sai sót, trường hợp các thành viên không giải quyết được với nhau;</w:t>
      </w:r>
    </w:p>
    <w:p w14:paraId="4B2B71E4" w14:textId="6F369594" w:rsidR="00141591" w:rsidRPr="001A43C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A43C8">
        <w:rPr>
          <w:rFonts w:ascii="Times New Roman" w:hAnsi="Times New Roman" w:cs="Phetsarath OT"/>
          <w:color w:val="000000" w:themeColor="text1"/>
          <w:sz w:val="24"/>
          <w:szCs w:val="24"/>
        </w:rPr>
        <w:t xml:space="preserve">Hỗ trợ sáng </w:t>
      </w:r>
      <w:r w:rsidR="001A43C8">
        <w:rPr>
          <w:rFonts w:ascii="Times New Roman" w:hAnsi="Times New Roman" w:cs="Phetsarath OT"/>
          <w:color w:val="000000" w:themeColor="text1"/>
          <w:sz w:val="24"/>
          <w:szCs w:val="24"/>
        </w:rPr>
        <w:t xml:space="preserve">tạo </w:t>
      </w:r>
      <w:r w:rsidRPr="001A43C8">
        <w:rPr>
          <w:rFonts w:ascii="Times New Roman" w:hAnsi="Times New Roman" w:cs="Phetsarath OT"/>
          <w:color w:val="000000" w:themeColor="text1"/>
          <w:sz w:val="24"/>
          <w:szCs w:val="24"/>
        </w:rPr>
        <w:t>phát triển và tăng năng suất của các thành viên một cách hợp lý;</w:t>
      </w:r>
    </w:p>
    <w:p w14:paraId="7EE9F9A0" w14:textId="761E5A1C" w:rsidR="00141591" w:rsidRPr="001A43C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A43C8">
        <w:rPr>
          <w:rFonts w:ascii="Times New Roman" w:hAnsi="Times New Roman" w:cs="Phetsarath OT"/>
          <w:color w:val="000000" w:themeColor="text1"/>
          <w:sz w:val="24"/>
          <w:szCs w:val="24"/>
        </w:rPr>
        <w:t xml:space="preserve">Phối hợp với các thành viên khác bổ sung ID thành viên </w:t>
      </w:r>
      <w:r w:rsidR="00502BDD">
        <w:rPr>
          <w:rFonts w:ascii="Times New Roman" w:hAnsi="Times New Roman" w:cs="Phetsarath OT"/>
          <w:color w:val="000000" w:themeColor="text1"/>
          <w:sz w:val="24"/>
          <w:szCs w:val="24"/>
        </w:rPr>
        <w:t>mới</w:t>
      </w:r>
      <w:r w:rsidRPr="001A43C8">
        <w:rPr>
          <w:rFonts w:ascii="Times New Roman" w:hAnsi="Times New Roman" w:cs="Phetsarath OT"/>
          <w:color w:val="000000" w:themeColor="text1"/>
          <w:sz w:val="24"/>
          <w:szCs w:val="24"/>
        </w:rPr>
        <w:t xml:space="preserve"> vào hệ thống của tất cả các thành viên trong công ty;</w:t>
      </w:r>
    </w:p>
    <w:p w14:paraId="454D933C" w14:textId="0573E68D" w:rsidR="00141591" w:rsidRPr="001A43C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A43C8">
        <w:rPr>
          <w:rFonts w:ascii="Times New Roman" w:hAnsi="Times New Roman" w:cs="Phetsarath OT"/>
          <w:color w:val="000000" w:themeColor="text1"/>
          <w:sz w:val="24"/>
          <w:szCs w:val="24"/>
        </w:rPr>
        <w:t>Các nghĩa vụ khác tùy theo nhà cung cấp dịch vụ</w:t>
      </w:r>
    </w:p>
    <w:p w14:paraId="5426F652" w14:textId="11850E72" w:rsidR="00141591" w:rsidRPr="00612C18" w:rsidRDefault="00141591" w:rsidP="0033746D">
      <w:pPr>
        <w:tabs>
          <w:tab w:val="left" w:pos="1276"/>
        </w:tabs>
        <w:spacing w:after="0" w:line="276" w:lineRule="auto"/>
        <w:jc w:val="both"/>
        <w:rPr>
          <w:rFonts w:ascii="Times New Roman" w:hAnsi="Times New Roman" w:cs="Phetsarath OT"/>
          <w:b/>
          <w:bCs/>
          <w:color w:val="000000" w:themeColor="text1"/>
          <w:sz w:val="24"/>
          <w:szCs w:val="24"/>
        </w:rPr>
      </w:pPr>
      <w:r w:rsidRPr="00141591">
        <w:rPr>
          <w:rFonts w:ascii="Times New Roman" w:hAnsi="Times New Roman" w:cs="Phetsarath OT"/>
          <w:b/>
          <w:bCs/>
          <w:color w:val="000000" w:themeColor="text1"/>
          <w:sz w:val="24"/>
          <w:szCs w:val="24"/>
        </w:rPr>
        <w:lastRenderedPageBreak/>
        <w:t>Điều 5. Quyền và Nghĩa vụ của Thành viên</w:t>
      </w:r>
    </w:p>
    <w:p w14:paraId="6DC52C62" w14:textId="16A0C75C" w:rsidR="00141591" w:rsidRPr="00612C18" w:rsidRDefault="00141591" w:rsidP="000377E5">
      <w:pPr>
        <w:pStyle w:val="ListParagraph"/>
        <w:numPr>
          <w:ilvl w:val="0"/>
          <w:numId w:val="16"/>
        </w:numPr>
        <w:spacing w:after="0" w:line="276" w:lineRule="auto"/>
        <w:ind w:hanging="425"/>
        <w:jc w:val="both"/>
        <w:rPr>
          <w:rFonts w:ascii="Times New Roman" w:hAnsi="Times New Roman" w:cs="Phetsarath OT"/>
          <w:b/>
          <w:bCs/>
          <w:color w:val="000000" w:themeColor="text1"/>
          <w:sz w:val="24"/>
          <w:szCs w:val="24"/>
        </w:rPr>
      </w:pPr>
      <w:r w:rsidRPr="00141591">
        <w:rPr>
          <w:rFonts w:ascii="Times New Roman" w:hAnsi="Times New Roman" w:cs="Phetsarath OT"/>
          <w:b/>
          <w:bCs/>
          <w:color w:val="000000" w:themeColor="text1"/>
          <w:sz w:val="24"/>
          <w:szCs w:val="24"/>
        </w:rPr>
        <w:t>Quyền của thành viên</w:t>
      </w:r>
    </w:p>
    <w:p w14:paraId="15FC253A" w14:textId="4C476613" w:rsidR="00141591" w:rsidRPr="0001400F"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1400F">
        <w:rPr>
          <w:rFonts w:ascii="Times New Roman" w:hAnsi="Times New Roman" w:cs="Phetsarath OT"/>
          <w:color w:val="000000" w:themeColor="text1"/>
          <w:sz w:val="24"/>
          <w:szCs w:val="24"/>
        </w:rPr>
        <w:t>Yêu cầu LAPNet làm trung gian xác minh, chỉnh sửa thông tin doanh nghiệp có sai sót, trong trường hợp các thành viên không tự giải quyết được với nhau;</w:t>
      </w:r>
    </w:p>
    <w:p w14:paraId="56868892" w14:textId="5A8D2AA6" w:rsidR="00141591" w:rsidRPr="0001400F"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1400F">
        <w:rPr>
          <w:rFonts w:ascii="Times New Roman" w:hAnsi="Times New Roman" w:cs="Phetsarath OT"/>
          <w:color w:val="000000" w:themeColor="text1"/>
          <w:sz w:val="24"/>
          <w:szCs w:val="24"/>
        </w:rPr>
        <w:t xml:space="preserve">Yêu cầu LAPNet sửa dữ liệu nếu phát hiện hệ thống LMPS </w:t>
      </w:r>
      <w:r w:rsidR="00CC1794">
        <w:rPr>
          <w:rFonts w:ascii="Times New Roman" w:hAnsi="Times New Roman" w:cs="Phetsarath OT"/>
          <w:color w:val="000000" w:themeColor="text1"/>
          <w:sz w:val="24"/>
          <w:szCs w:val="24"/>
        </w:rPr>
        <w:t>lưu sai sót</w:t>
      </w:r>
      <w:r w:rsidRPr="0001400F">
        <w:rPr>
          <w:rFonts w:ascii="Times New Roman" w:hAnsi="Times New Roman" w:cs="Phetsarath OT"/>
          <w:color w:val="000000" w:themeColor="text1"/>
          <w:sz w:val="24"/>
          <w:szCs w:val="24"/>
        </w:rPr>
        <w:t>;</w:t>
      </w:r>
    </w:p>
    <w:p w14:paraId="25256A4A" w14:textId="5A415C01" w:rsidR="00E73568" w:rsidRPr="00CC1794" w:rsidRDefault="00CC1794"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1400F">
        <w:rPr>
          <w:rFonts w:ascii="Times New Roman" w:hAnsi="Times New Roman" w:cs="Phetsarath OT"/>
          <w:color w:val="000000" w:themeColor="text1"/>
          <w:sz w:val="24"/>
          <w:szCs w:val="24"/>
        </w:rPr>
        <w:t xml:space="preserve">Yêu cầu LAPNet </w:t>
      </w:r>
      <w:r>
        <w:rPr>
          <w:rFonts w:ascii="Times New Roman" w:hAnsi="Times New Roman" w:cs="Phetsarath OT"/>
          <w:color w:val="000000" w:themeColor="text1"/>
          <w:sz w:val="24"/>
          <w:szCs w:val="24"/>
        </w:rPr>
        <w:t>cung cấp thông tin và tài liệu kỹ thuật liên quan đến hệ thống của mình</w:t>
      </w:r>
      <w:r w:rsidR="002E69CD" w:rsidRPr="0001400F">
        <w:rPr>
          <w:rFonts w:ascii="Times New Roman" w:hAnsi="Times New Roman" w:cs="Phetsarath OT" w:hint="cs"/>
          <w:color w:val="000000" w:themeColor="text1"/>
          <w:sz w:val="24"/>
          <w:szCs w:val="24"/>
          <w:cs/>
        </w:rPr>
        <w:t>;</w:t>
      </w:r>
    </w:p>
    <w:p w14:paraId="7302B4E0" w14:textId="3745ABB3" w:rsidR="00141591" w:rsidRPr="0001400F"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1400F">
        <w:rPr>
          <w:rFonts w:ascii="Times New Roman" w:hAnsi="Times New Roman" w:cs="Phetsarath OT"/>
          <w:color w:val="000000" w:themeColor="text1"/>
          <w:sz w:val="24"/>
          <w:szCs w:val="24"/>
        </w:rPr>
        <w:t xml:space="preserve">Yêu cầu LAPNet </w:t>
      </w:r>
      <w:r w:rsidR="00CC1794">
        <w:rPr>
          <w:rFonts w:ascii="Times New Roman" w:hAnsi="Times New Roman" w:cs="Phetsarath OT"/>
          <w:color w:val="000000" w:themeColor="text1"/>
          <w:sz w:val="24"/>
          <w:szCs w:val="24"/>
        </w:rPr>
        <w:t>hỗ trợ</w:t>
      </w:r>
      <w:r w:rsidRPr="0001400F">
        <w:rPr>
          <w:rFonts w:ascii="Times New Roman" w:hAnsi="Times New Roman" w:cs="Phetsarath OT"/>
          <w:color w:val="000000" w:themeColor="text1"/>
          <w:sz w:val="24"/>
          <w:szCs w:val="24"/>
        </w:rPr>
        <w:t xml:space="preserve"> tất cả các phát triển của </w:t>
      </w:r>
      <w:r w:rsidR="00CC1794">
        <w:rPr>
          <w:rFonts w:ascii="Times New Roman" w:hAnsi="Times New Roman" w:cs="Phetsarath OT"/>
          <w:color w:val="000000" w:themeColor="text1"/>
          <w:sz w:val="24"/>
          <w:szCs w:val="24"/>
        </w:rPr>
        <w:t>mình</w:t>
      </w:r>
      <w:r w:rsidRPr="0001400F">
        <w:rPr>
          <w:rFonts w:ascii="Times New Roman" w:hAnsi="Times New Roman" w:cs="Phetsarath OT"/>
          <w:color w:val="000000" w:themeColor="text1"/>
          <w:sz w:val="24"/>
          <w:szCs w:val="24"/>
        </w:rPr>
        <w:t xml:space="preserve"> để được kết nối với hệ thống công ty;</w:t>
      </w:r>
    </w:p>
    <w:p w14:paraId="0F0272E3" w14:textId="167AC807" w:rsidR="00141591" w:rsidRPr="0001400F"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1400F">
        <w:rPr>
          <w:rFonts w:ascii="Times New Roman" w:hAnsi="Times New Roman" w:cs="Phetsarath OT"/>
          <w:color w:val="000000" w:themeColor="text1"/>
          <w:sz w:val="24"/>
          <w:szCs w:val="24"/>
        </w:rPr>
        <w:t xml:space="preserve">Yêu cầu cung cấp thông tin, hóa đơn hoặc các tài liệu có liên quan </w:t>
      </w:r>
      <w:r w:rsidR="00CC1794">
        <w:rPr>
          <w:rFonts w:ascii="Times New Roman" w:hAnsi="Times New Roman" w:cs="Phetsarath OT"/>
          <w:color w:val="000000" w:themeColor="text1"/>
          <w:sz w:val="24"/>
          <w:szCs w:val="24"/>
        </w:rPr>
        <w:t>với</w:t>
      </w:r>
      <w:r w:rsidRPr="0001400F">
        <w:rPr>
          <w:rFonts w:ascii="Times New Roman" w:hAnsi="Times New Roman" w:cs="Phetsarath OT"/>
          <w:color w:val="000000" w:themeColor="text1"/>
          <w:sz w:val="24"/>
          <w:szCs w:val="24"/>
        </w:rPr>
        <w:t xml:space="preserve"> các thành viên khác trong trường hợp giao dịch có sai sót để làm bằng chứng tham khảo trong việc giải quyết giao dịch có sai sót;</w:t>
      </w:r>
    </w:p>
    <w:p w14:paraId="681AD7CB" w14:textId="7F588131" w:rsidR="00141591" w:rsidRPr="0001400F"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1400F">
        <w:rPr>
          <w:rFonts w:ascii="Times New Roman" w:hAnsi="Times New Roman" w:cs="Phetsarath OT"/>
          <w:color w:val="000000" w:themeColor="text1"/>
          <w:sz w:val="24"/>
          <w:szCs w:val="24"/>
        </w:rPr>
        <w:t>Yêu cầu LAPNet liên lạc với các thành viên khác hoặc các bên liên quan để cung cấp sự phối hợp chính thức trong trường hợp cần thiết (nếu có);</w:t>
      </w:r>
    </w:p>
    <w:p w14:paraId="275FE699" w14:textId="01612E0A"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Phát triển hệ thống và tăng số lượng sản phẩm dưới sự giám sát và cho phép của công ty;</w:t>
      </w:r>
    </w:p>
    <w:p w14:paraId="5AFB4E5D" w14:textId="336BD3F4" w:rsidR="00141591" w:rsidRPr="00612C18"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141591">
        <w:rPr>
          <w:rFonts w:ascii="Times New Roman" w:hAnsi="Times New Roman" w:cs="Phetsarath OT"/>
          <w:color w:val="000000" w:themeColor="text1"/>
          <w:sz w:val="24"/>
          <w:szCs w:val="24"/>
        </w:rPr>
        <w:t xml:space="preserve">Thực hiện các quyền khác không mâu thuẫn với các nghĩa vụ, điều cấm và quy định có trong </w:t>
      </w:r>
      <w:r w:rsidR="00CC1794">
        <w:rPr>
          <w:rFonts w:ascii="Times New Roman" w:hAnsi="Times New Roman" w:cs="Phetsarath OT"/>
          <w:color w:val="000000" w:themeColor="text1"/>
          <w:sz w:val="24"/>
          <w:szCs w:val="24"/>
        </w:rPr>
        <w:t>quy định</w:t>
      </w:r>
      <w:r w:rsidRPr="00141591">
        <w:rPr>
          <w:rFonts w:ascii="Times New Roman" w:hAnsi="Times New Roman" w:cs="Phetsarath OT"/>
          <w:color w:val="000000" w:themeColor="text1"/>
          <w:sz w:val="24"/>
          <w:szCs w:val="24"/>
        </w:rPr>
        <w:t xml:space="preserve"> công ty.</w:t>
      </w:r>
    </w:p>
    <w:p w14:paraId="1B23DBE6" w14:textId="77777777" w:rsidR="00851D7E" w:rsidRPr="00612C18" w:rsidRDefault="00851D7E" w:rsidP="00851D7E">
      <w:pPr>
        <w:pStyle w:val="ListParagraph"/>
        <w:tabs>
          <w:tab w:val="left" w:pos="851"/>
        </w:tabs>
        <w:spacing w:after="0" w:line="276" w:lineRule="auto"/>
        <w:ind w:left="1276"/>
        <w:jc w:val="both"/>
        <w:rPr>
          <w:rFonts w:ascii="Times New Roman" w:hAnsi="Times New Roman" w:cs="Phetsarath OT"/>
          <w:color w:val="000000" w:themeColor="text1"/>
          <w:sz w:val="8"/>
          <w:szCs w:val="8"/>
        </w:rPr>
      </w:pPr>
    </w:p>
    <w:p w14:paraId="317F2AB1" w14:textId="0B50B15C" w:rsidR="00141591" w:rsidRPr="00612C18" w:rsidRDefault="00141591" w:rsidP="000377E5">
      <w:pPr>
        <w:pStyle w:val="ListParagraph"/>
        <w:numPr>
          <w:ilvl w:val="0"/>
          <w:numId w:val="16"/>
        </w:numPr>
        <w:spacing w:after="0" w:line="276" w:lineRule="auto"/>
        <w:ind w:hanging="425"/>
        <w:jc w:val="both"/>
        <w:rPr>
          <w:rFonts w:ascii="Times New Roman" w:hAnsi="Times New Roman" w:cs="Phetsarath OT"/>
          <w:b/>
          <w:bCs/>
          <w:color w:val="000000" w:themeColor="text1"/>
          <w:sz w:val="24"/>
          <w:szCs w:val="24"/>
        </w:rPr>
      </w:pPr>
      <w:r w:rsidRPr="00141591">
        <w:rPr>
          <w:rFonts w:ascii="Times New Roman" w:hAnsi="Times New Roman" w:cs="Phetsarath OT"/>
          <w:b/>
          <w:bCs/>
          <w:color w:val="000000" w:themeColor="text1"/>
          <w:sz w:val="24"/>
          <w:szCs w:val="24"/>
        </w:rPr>
        <w:t>Nghĩa vụ của thành viên</w:t>
      </w:r>
    </w:p>
    <w:p w14:paraId="4497E15B" w14:textId="23B98DCF" w:rsidR="00141591" w:rsidRPr="000377E5"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Cử ban phụ trách phát triển hệ thống bằng văn bản (tối thiểu 03 người, bao gồm cả ban giám đốc) để phối hợp với LAPNet, trường hợp có thay đổi trong ban phải thông báo bằng văn bản cho LAPNet trong vòng 5 ngày làm việc trước khi thực hiện. thay đổi;</w:t>
      </w:r>
    </w:p>
    <w:p w14:paraId="52D7054A" w14:textId="2081F7D2" w:rsidR="00141591" w:rsidRPr="000377E5"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Đảm bảo hệ thống hoạt động bình thường bằng cách có thể phản hồi hoặc giao tiếp với hệ thống của LAPNet sau mỗi 20 giây, trường hợp hệ thống có sự cố và mất quá 10 phút phải báo cho LAPNet biết nguyên nhân qua email và / và skype và / và các kênh khác theo thỏa thuận;</w:t>
      </w:r>
    </w:p>
    <w:p w14:paraId="57CEAAB4" w14:textId="350D00EA" w:rsidR="00141591" w:rsidRPr="000377E5"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Giám sát và đảm bảo tính ổn định của ứng dụng ngân hàng của mình mọi lúc;</w:t>
      </w:r>
    </w:p>
    <w:p w14:paraId="490E75C1" w14:textId="4EE8F1BD" w:rsidR="00141591" w:rsidRPr="000377E5"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Theo dõi và sửa chữa các giao dịch sai sót để hoàn thành trong thời hạn công ty đề ra;</w:t>
      </w:r>
    </w:p>
    <w:p w14:paraId="4C762AE1" w14:textId="598ECC9B" w:rsidR="00141591" w:rsidRPr="000377E5" w:rsidRDefault="00141591"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Thiết lập các hướng dẫn cụ thể và các biện pháp nội bộ về các thủ tục tiếp cận sản phẩm chi tiết, an toàn và có thể được giám sát phù hợp với LAPNet;</w:t>
      </w:r>
    </w:p>
    <w:p w14:paraId="4BBDB1B9" w14:textId="564C3431" w:rsidR="00F23DD2" w:rsidRPr="000377E5" w:rsidRDefault="00F23DD2"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Cập nhật tài khoản sau khi hoàn tất giao dịch hoặc sửa chữa sai sót;</w:t>
      </w:r>
    </w:p>
    <w:p w14:paraId="16D5C4A3" w14:textId="447B2C7E" w:rsidR="00F23DD2" w:rsidRPr="000377E5" w:rsidRDefault="00F23DD2"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Phối hợp, hợp tác với các thành viên khác trong việc giải quyết các giao dịch có sai sót bằng cách cung cấp và trao đổi thông tin chi tiết với nhau;</w:t>
      </w:r>
    </w:p>
    <w:p w14:paraId="1211A0D6" w14:textId="4D80F9DB" w:rsidR="00E73568" w:rsidRPr="000377E5" w:rsidRDefault="00F23DD2"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Sử dụng đúng tên và logo của từng sản phẩm theo quy định của LAPNet;</w:t>
      </w:r>
    </w:p>
    <w:p w14:paraId="11182504" w14:textId="68E930A7" w:rsidR="00F23DD2" w:rsidRPr="000377E5" w:rsidRDefault="00F23DD2"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 xml:space="preserve">Thúc đẩy </w:t>
      </w:r>
      <w:r w:rsidR="00D02662" w:rsidRPr="000377E5">
        <w:rPr>
          <w:rFonts w:ascii="Times New Roman" w:hAnsi="Times New Roman" w:cs="Phetsarath OT"/>
          <w:color w:val="000000" w:themeColor="text1"/>
          <w:sz w:val="24"/>
          <w:szCs w:val="24"/>
        </w:rPr>
        <w:t xml:space="preserve">quảng cáo ra công chúng </w:t>
      </w:r>
      <w:r w:rsidRPr="000377E5">
        <w:rPr>
          <w:rFonts w:ascii="Times New Roman" w:hAnsi="Times New Roman" w:cs="Phetsarath OT"/>
          <w:color w:val="000000" w:themeColor="text1"/>
          <w:sz w:val="24"/>
          <w:szCs w:val="24"/>
        </w:rPr>
        <w:t>nhận biết và hiểu rõ về các sản phẩm của Hệ thống LMPS thông qua các kênh dịch vụ, xã hội trực tuyến, báo chí, truyền hình và các kênh khác;</w:t>
      </w:r>
    </w:p>
    <w:p w14:paraId="76A22151" w14:textId="499455A6" w:rsidR="00F23DD2" w:rsidRPr="000377E5" w:rsidRDefault="00F23DD2"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Thanh toán các khoản phí do LAPNet quy định và đưa ra thông báo;</w:t>
      </w:r>
    </w:p>
    <w:p w14:paraId="7B484921" w14:textId="75DEBA0E" w:rsidR="00F23DD2" w:rsidRPr="000377E5" w:rsidRDefault="00F23DD2"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 xml:space="preserve">Giải quyết các tranh chấp </w:t>
      </w:r>
      <w:r w:rsidR="00D02662" w:rsidRPr="000377E5">
        <w:rPr>
          <w:rFonts w:ascii="Times New Roman" w:hAnsi="Times New Roman" w:cs="Phetsarath OT"/>
          <w:color w:val="000000" w:themeColor="text1"/>
          <w:sz w:val="24"/>
          <w:szCs w:val="24"/>
        </w:rPr>
        <w:t>giao dịch</w:t>
      </w:r>
      <w:r w:rsidRPr="000377E5">
        <w:rPr>
          <w:rFonts w:ascii="Times New Roman" w:hAnsi="Times New Roman" w:cs="Phetsarath OT"/>
          <w:color w:val="000000" w:themeColor="text1"/>
          <w:sz w:val="24"/>
          <w:szCs w:val="24"/>
        </w:rPr>
        <w:t xml:space="preserve"> có sai sót theo các quy </w:t>
      </w:r>
      <w:r w:rsidR="00D02662" w:rsidRPr="000377E5">
        <w:rPr>
          <w:rFonts w:ascii="Times New Roman" w:hAnsi="Times New Roman" w:cs="Phetsarath OT"/>
          <w:color w:val="000000" w:themeColor="text1"/>
          <w:sz w:val="24"/>
          <w:szCs w:val="24"/>
        </w:rPr>
        <w:t>định</w:t>
      </w:r>
      <w:r w:rsidRPr="000377E5">
        <w:rPr>
          <w:rFonts w:ascii="Times New Roman" w:hAnsi="Times New Roman" w:cs="Phetsarath OT"/>
          <w:color w:val="000000" w:themeColor="text1"/>
          <w:sz w:val="24"/>
          <w:szCs w:val="24"/>
        </w:rPr>
        <w:t xml:space="preserve"> do LAPNet ban hành;</w:t>
      </w:r>
    </w:p>
    <w:p w14:paraId="5D57FBE3" w14:textId="61604204" w:rsidR="00F23DD2" w:rsidRPr="000377E5" w:rsidRDefault="00F23DD2"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 xml:space="preserve">Phải là bên đưa hợp đồng này ra tòa </w:t>
      </w:r>
      <w:r w:rsidR="00BD1182" w:rsidRPr="000377E5">
        <w:rPr>
          <w:rFonts w:ascii="Times New Roman" w:hAnsi="Times New Roman" w:cs="Phetsarath OT"/>
          <w:color w:val="000000" w:themeColor="text1"/>
          <w:sz w:val="24"/>
          <w:szCs w:val="24"/>
        </w:rPr>
        <w:t xml:space="preserve">án ký xác nhận </w:t>
      </w:r>
      <w:r w:rsidRPr="000377E5">
        <w:rPr>
          <w:rFonts w:ascii="Times New Roman" w:hAnsi="Times New Roman" w:cs="Phetsarath OT"/>
          <w:color w:val="000000" w:themeColor="text1"/>
          <w:sz w:val="24"/>
          <w:szCs w:val="24"/>
        </w:rPr>
        <w:t>và chịu trách nhiệm chi phí hoạt động theo đúng thủ tục do tổ chức đăng ký tòa án đề ra;</w:t>
      </w:r>
    </w:p>
    <w:p w14:paraId="20062DC5" w14:textId="0E9CE6BC" w:rsidR="00115D7C" w:rsidRDefault="00F23DD2"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Thực hiện các nghĩa vụ khác liên quan trực tiếp theo quy chế công ty ban hành.</w:t>
      </w:r>
    </w:p>
    <w:p w14:paraId="1B9178DE" w14:textId="568FD7D4" w:rsidR="002A7D7D" w:rsidRPr="003252E8" w:rsidRDefault="002A7D7D" w:rsidP="002A7D7D">
      <w:pPr>
        <w:tabs>
          <w:tab w:val="left" w:pos="1276"/>
        </w:tabs>
        <w:spacing w:after="0" w:line="276" w:lineRule="auto"/>
        <w:jc w:val="both"/>
        <w:rPr>
          <w:rFonts w:ascii="Times New Roman" w:hAnsi="Times New Roman" w:cs="Phetsarath OT"/>
          <w:b/>
          <w:bCs/>
          <w:color w:val="000000" w:themeColor="text1"/>
          <w:sz w:val="24"/>
          <w:szCs w:val="24"/>
          <w:highlight w:val="yellow"/>
          <w:lang w:bidi="th-TH"/>
        </w:rPr>
      </w:pPr>
      <w:r w:rsidRPr="003252E8">
        <w:rPr>
          <w:rFonts w:ascii="Times New Roman" w:hAnsi="Times New Roman" w:cs="Phetsarath OT"/>
          <w:b/>
          <w:bCs/>
          <w:color w:val="000000" w:themeColor="text1"/>
          <w:sz w:val="24"/>
          <w:szCs w:val="24"/>
          <w:highlight w:val="yellow"/>
        </w:rPr>
        <w:t>Điều 6 Đối soát báo cáo</w:t>
      </w:r>
    </w:p>
    <w:p w14:paraId="1E093EC3" w14:textId="77777777" w:rsidR="002A7D7D" w:rsidRPr="003252E8" w:rsidRDefault="002A7D7D" w:rsidP="002A7D7D">
      <w:pPr>
        <w:pStyle w:val="ListParagraph"/>
        <w:numPr>
          <w:ilvl w:val="0"/>
          <w:numId w:val="22"/>
        </w:numPr>
        <w:spacing w:line="276" w:lineRule="auto"/>
        <w:ind w:left="720" w:hanging="284"/>
        <w:jc w:val="both"/>
        <w:rPr>
          <w:rFonts w:ascii="Times New Roman" w:hAnsi="Times New Roman" w:cs="Phetsarath OT"/>
          <w:color w:val="000000" w:themeColor="text1"/>
          <w:sz w:val="24"/>
          <w:szCs w:val="24"/>
          <w:highlight w:val="yellow"/>
        </w:rPr>
      </w:pPr>
      <w:r w:rsidRPr="003252E8">
        <w:rPr>
          <w:rFonts w:ascii="Times New Roman" w:hAnsi="Times New Roman" w:cs="Phetsarath OT"/>
          <w:color w:val="000000" w:themeColor="text1"/>
          <w:sz w:val="24"/>
          <w:szCs w:val="24"/>
          <w:highlight w:val="yellow"/>
        </w:rPr>
        <w:t xml:space="preserve">Hệ thống LMPS sẽ đóng và thực hiện tổng hợp bút toán thời gian </w:t>
      </w:r>
      <w:r w:rsidRPr="003252E8">
        <w:rPr>
          <w:rFonts w:ascii="Times New Roman" w:hAnsi="Times New Roman" w:cs="Phetsarath OT" w:hint="cs"/>
          <w:color w:val="000000" w:themeColor="text1"/>
          <w:sz w:val="24"/>
          <w:szCs w:val="24"/>
          <w:highlight w:val="yellow"/>
          <w:cs/>
        </w:rPr>
        <w:t>24</w:t>
      </w:r>
      <w:r w:rsidRPr="003252E8">
        <w:rPr>
          <w:rFonts w:ascii="Times New Roman" w:hAnsi="Times New Roman" w:cs="Phetsarath OT"/>
          <w:color w:val="000000" w:themeColor="text1"/>
          <w:sz w:val="24"/>
          <w:szCs w:val="24"/>
          <w:highlight w:val="yellow"/>
        </w:rPr>
        <w:t xml:space="preserve">:00 giờ hàng ngày và lưu kết quả vào hệ thống báo cáo của từng thành viên hoặc thành viên tự vào lấy báo cáo </w:t>
      </w:r>
    </w:p>
    <w:p w14:paraId="2B8CC4EA" w14:textId="77777777" w:rsidR="0075344B" w:rsidRDefault="002A7D7D" w:rsidP="002A7D7D">
      <w:pPr>
        <w:pStyle w:val="ListParagraph"/>
        <w:numPr>
          <w:ilvl w:val="0"/>
          <w:numId w:val="22"/>
        </w:numPr>
        <w:spacing w:line="276" w:lineRule="auto"/>
        <w:ind w:left="720" w:hanging="284"/>
        <w:jc w:val="both"/>
        <w:rPr>
          <w:ins w:id="126" w:author="BOUNYAVONG Sengsouly" w:date="2022-11-09T16:47:00Z"/>
          <w:rFonts w:ascii="Times New Roman" w:hAnsi="Times New Roman" w:cs="Phetsarath OT"/>
          <w:color w:val="000000" w:themeColor="text1"/>
          <w:sz w:val="24"/>
          <w:szCs w:val="24"/>
          <w:highlight w:val="yellow"/>
        </w:rPr>
      </w:pPr>
      <w:commentRangeStart w:id="127"/>
      <w:r w:rsidRPr="003252E8">
        <w:rPr>
          <w:rFonts w:ascii="Times New Roman" w:hAnsi="Times New Roman" w:cs="Phetsarath OT"/>
          <w:color w:val="000000" w:themeColor="text1"/>
          <w:sz w:val="24"/>
          <w:szCs w:val="24"/>
          <w:highlight w:val="yellow"/>
        </w:rPr>
        <w:t>Thành viên phải kiểm tra chi tiết, trường hợp có sai sót thì phải thông báo cho LAPNet  trước 10:00h, nếu không có thông báo thì đồng ý theo báo cáo.</w:t>
      </w:r>
      <w:commentRangeEnd w:id="127"/>
      <w:r w:rsidR="002F428B">
        <w:rPr>
          <w:rStyle w:val="CommentReference"/>
        </w:rPr>
        <w:commentReference w:id="127"/>
      </w:r>
      <w:ins w:id="128" w:author="Le Duy Dien" w:date="2022-11-09T15:02:00Z">
        <w:r w:rsidR="00637331">
          <w:rPr>
            <w:rFonts w:ascii="Times New Roman" w:hAnsi="Times New Roman" w:cs="Phetsarath OT"/>
            <w:color w:val="000000" w:themeColor="text1"/>
            <w:sz w:val="24"/>
            <w:szCs w:val="24"/>
            <w:highlight w:val="yellow"/>
          </w:rPr>
          <w:t xml:space="preserve"> </w:t>
        </w:r>
      </w:ins>
    </w:p>
    <w:p w14:paraId="334D202C" w14:textId="34965161" w:rsidR="006E77CB" w:rsidRDefault="0075344B" w:rsidP="002A7D7D">
      <w:pPr>
        <w:pStyle w:val="ListParagraph"/>
        <w:numPr>
          <w:ilvl w:val="0"/>
          <w:numId w:val="22"/>
        </w:numPr>
        <w:spacing w:line="276" w:lineRule="auto"/>
        <w:ind w:left="720" w:hanging="284"/>
        <w:jc w:val="both"/>
        <w:rPr>
          <w:ins w:id="129" w:author="Le Duy Dien" w:date="2022-11-09T15:05:00Z"/>
          <w:rFonts w:ascii="Times New Roman" w:hAnsi="Times New Roman" w:cs="Phetsarath OT"/>
          <w:color w:val="000000" w:themeColor="text1"/>
          <w:sz w:val="24"/>
          <w:szCs w:val="24"/>
          <w:highlight w:val="yellow"/>
        </w:rPr>
      </w:pPr>
      <w:ins w:id="130" w:author="BOUNYAVONG Sengsouly" w:date="2022-11-09T16:48:00Z">
        <w:r>
          <w:rPr>
            <w:rFonts w:ascii="Times New Roman" w:hAnsi="Times New Roman" w:cs="Phetsarath OT"/>
            <w:color w:val="000000" w:themeColor="text1"/>
            <w:sz w:val="24"/>
            <w:szCs w:val="24"/>
            <w:highlight w:val="yellow"/>
            <w:lang w:bidi="th-TH"/>
          </w:rPr>
          <w:lastRenderedPageBreak/>
          <w:t xml:space="preserve">Trường hợp có </w:t>
        </w:r>
      </w:ins>
      <w:ins w:id="131" w:author="BOUNYAVONG Sengsouly" w:date="2022-11-09T16:49:00Z">
        <w:r>
          <w:rPr>
            <w:rFonts w:ascii="Times New Roman" w:hAnsi="Times New Roman" w:cs="Phetsarath OT"/>
            <w:color w:val="000000" w:themeColor="text1"/>
            <w:sz w:val="24"/>
            <w:szCs w:val="24"/>
            <w:highlight w:val="yellow"/>
            <w:lang w:bidi="th-TH"/>
          </w:rPr>
          <w:t xml:space="preserve">sai sót sẽ </w:t>
        </w:r>
      </w:ins>
      <w:ins w:id="132" w:author="BOUNYAVONG Sengsouly" w:date="2022-11-09T16:48:00Z">
        <w:r>
          <w:rPr>
            <w:rFonts w:ascii="Times New Roman" w:hAnsi="Times New Roman" w:cs="Phetsarath OT"/>
            <w:color w:val="000000" w:themeColor="text1"/>
            <w:sz w:val="24"/>
            <w:szCs w:val="24"/>
            <w:highlight w:val="yellow"/>
            <w:lang w:bidi="th-TH"/>
          </w:rPr>
          <w:t xml:space="preserve">thông báo </w:t>
        </w:r>
      </w:ins>
      <w:ins w:id="133" w:author="Le Duy Dien" w:date="2022-11-09T15:02:00Z">
        <w:del w:id="134" w:author="BOUNYAVONG Sengsouly" w:date="2022-11-09T16:48:00Z">
          <w:r w:rsidR="00637331" w:rsidDel="0075344B">
            <w:rPr>
              <w:rFonts w:ascii="Times New Roman" w:hAnsi="Times New Roman" w:cs="Phetsarath OT"/>
              <w:color w:val="000000" w:themeColor="text1"/>
              <w:sz w:val="24"/>
              <w:szCs w:val="24"/>
              <w:highlight w:val="yellow"/>
            </w:rPr>
            <w:delText xml:space="preserve">Kênh thông báo </w:delText>
          </w:r>
        </w:del>
        <w:r w:rsidR="00637331">
          <w:rPr>
            <w:rFonts w:ascii="Times New Roman" w:hAnsi="Times New Roman" w:cs="Phetsarath OT"/>
            <w:color w:val="000000" w:themeColor="text1"/>
            <w:sz w:val="24"/>
            <w:szCs w:val="24"/>
            <w:highlight w:val="yellow"/>
          </w:rPr>
          <w:t>sẽ thực hiện qua email chính thức</w:t>
        </w:r>
      </w:ins>
      <w:ins w:id="135" w:author="Le Duy Dien" w:date="2022-11-09T15:05:00Z">
        <w:r w:rsidR="006E77CB">
          <w:rPr>
            <w:rFonts w:ascii="Times New Roman" w:hAnsi="Times New Roman" w:cs="Phetsarath OT"/>
            <w:color w:val="000000" w:themeColor="text1"/>
            <w:sz w:val="24"/>
            <w:szCs w:val="24"/>
            <w:highlight w:val="yellow"/>
          </w:rPr>
          <w:t xml:space="preserve"> và đầu mối</w:t>
        </w:r>
      </w:ins>
      <w:ins w:id="136" w:author="Le Duy Dien" w:date="2022-11-09T15:02:00Z">
        <w:r w:rsidR="00637331">
          <w:rPr>
            <w:rFonts w:ascii="Times New Roman" w:hAnsi="Times New Roman" w:cs="Phetsarath OT"/>
            <w:color w:val="000000" w:themeColor="text1"/>
            <w:sz w:val="24"/>
            <w:szCs w:val="24"/>
            <w:highlight w:val="yellow"/>
          </w:rPr>
          <w:t xml:space="preserve"> của 2 bên như sau: </w:t>
        </w:r>
      </w:ins>
    </w:p>
    <w:tbl>
      <w:tblPr>
        <w:tblStyle w:val="TableGrid"/>
        <w:tblW w:w="0" w:type="auto"/>
        <w:tblInd w:w="720" w:type="dxa"/>
        <w:tblLook w:val="04A0" w:firstRow="1" w:lastRow="0" w:firstColumn="1" w:lastColumn="0" w:noHBand="0" w:noVBand="1"/>
      </w:tblPr>
      <w:tblGrid>
        <w:gridCol w:w="4312"/>
        <w:gridCol w:w="4312"/>
      </w:tblGrid>
      <w:tr w:rsidR="006E77CB" w14:paraId="1AF99AD7" w14:textId="77777777" w:rsidTr="006E77CB">
        <w:trPr>
          <w:ins w:id="137" w:author="Le Duy Dien" w:date="2022-11-09T15:05:00Z"/>
        </w:trPr>
        <w:tc>
          <w:tcPr>
            <w:tcW w:w="4672" w:type="dxa"/>
          </w:tcPr>
          <w:p w14:paraId="0B2485D8" w14:textId="16FBDAB7" w:rsidR="006E77CB" w:rsidRDefault="006E77CB" w:rsidP="002A7D7D">
            <w:pPr>
              <w:pStyle w:val="ListParagraph"/>
              <w:numPr>
                <w:ilvl w:val="0"/>
                <w:numId w:val="22"/>
              </w:numPr>
              <w:spacing w:line="276" w:lineRule="auto"/>
              <w:ind w:left="0" w:firstLine="0"/>
              <w:jc w:val="both"/>
              <w:rPr>
                <w:ins w:id="138" w:author="Le Duy Dien" w:date="2022-11-09T15:05:00Z"/>
                <w:rFonts w:ascii="Times New Roman" w:hAnsi="Times New Roman" w:cs="Phetsarath OT"/>
                <w:color w:val="000000" w:themeColor="text1"/>
                <w:sz w:val="24"/>
                <w:szCs w:val="24"/>
                <w:highlight w:val="yellow"/>
              </w:rPr>
            </w:pPr>
            <w:ins w:id="139" w:author="Le Duy Dien" w:date="2022-11-09T15:05:00Z">
              <w:r>
                <w:rPr>
                  <w:rFonts w:ascii="Times New Roman" w:hAnsi="Times New Roman" w:cs="Phetsarath OT"/>
                  <w:color w:val="000000" w:themeColor="text1"/>
                  <w:sz w:val="24"/>
                  <w:szCs w:val="24"/>
                  <w:highlight w:val="yellow"/>
                </w:rPr>
                <w:t>Đầu mối báo cáo đối soát của MB bank Lào</w:t>
              </w:r>
            </w:ins>
          </w:p>
        </w:tc>
        <w:tc>
          <w:tcPr>
            <w:tcW w:w="4672" w:type="dxa"/>
          </w:tcPr>
          <w:p w14:paraId="132F5C6E" w14:textId="257DC6A9" w:rsidR="006E77CB" w:rsidRDefault="006E77CB" w:rsidP="002A7D7D">
            <w:pPr>
              <w:pStyle w:val="ListParagraph"/>
              <w:numPr>
                <w:ilvl w:val="0"/>
                <w:numId w:val="22"/>
              </w:numPr>
              <w:spacing w:line="276" w:lineRule="auto"/>
              <w:ind w:left="0" w:firstLine="0"/>
              <w:jc w:val="both"/>
              <w:rPr>
                <w:ins w:id="140" w:author="Le Duy Dien" w:date="2022-11-09T15:05:00Z"/>
                <w:rFonts w:ascii="Times New Roman" w:hAnsi="Times New Roman" w:cs="Phetsarath OT"/>
                <w:color w:val="000000" w:themeColor="text1"/>
                <w:sz w:val="24"/>
                <w:szCs w:val="24"/>
                <w:highlight w:val="yellow"/>
              </w:rPr>
            </w:pPr>
            <w:ins w:id="141" w:author="Le Duy Dien" w:date="2022-11-09T15:05:00Z">
              <w:r>
                <w:rPr>
                  <w:rFonts w:ascii="Times New Roman" w:hAnsi="Times New Roman" w:cs="Phetsarath OT"/>
                  <w:color w:val="000000" w:themeColor="text1"/>
                  <w:sz w:val="24"/>
                  <w:szCs w:val="24"/>
                  <w:highlight w:val="yellow"/>
                </w:rPr>
                <w:t>Đầu mối báo cáo đối soát của Lapnet</w:t>
              </w:r>
            </w:ins>
          </w:p>
        </w:tc>
      </w:tr>
      <w:tr w:rsidR="006E77CB" w14:paraId="216A433E" w14:textId="77777777" w:rsidTr="006E77CB">
        <w:trPr>
          <w:ins w:id="142" w:author="Le Duy Dien" w:date="2022-11-09T15:05:00Z"/>
        </w:trPr>
        <w:tc>
          <w:tcPr>
            <w:tcW w:w="4672" w:type="dxa"/>
          </w:tcPr>
          <w:p w14:paraId="168B6184" w14:textId="77777777" w:rsidR="006E77CB" w:rsidRDefault="006E77CB" w:rsidP="002A7D7D">
            <w:pPr>
              <w:pStyle w:val="ListParagraph"/>
              <w:numPr>
                <w:ilvl w:val="0"/>
                <w:numId w:val="22"/>
              </w:numPr>
              <w:spacing w:line="276" w:lineRule="auto"/>
              <w:ind w:left="0" w:firstLine="0"/>
              <w:jc w:val="both"/>
              <w:rPr>
                <w:ins w:id="143" w:author="Le Duy Dien" w:date="2022-11-09T15:05:00Z"/>
                <w:rFonts w:ascii="Times New Roman" w:hAnsi="Times New Roman" w:cs="Phetsarath OT"/>
                <w:color w:val="000000" w:themeColor="text1"/>
                <w:sz w:val="24"/>
                <w:szCs w:val="24"/>
                <w:highlight w:val="yellow"/>
              </w:rPr>
            </w:pPr>
            <w:ins w:id="144" w:author="Le Duy Dien" w:date="2022-11-09T15:05:00Z">
              <w:r>
                <w:rPr>
                  <w:rFonts w:ascii="Times New Roman" w:hAnsi="Times New Roman" w:cs="Phetsarath OT"/>
                  <w:color w:val="000000" w:themeColor="text1"/>
                  <w:sz w:val="24"/>
                  <w:szCs w:val="24"/>
                  <w:highlight w:val="yellow"/>
                </w:rPr>
                <w:t>Họ và tên</w:t>
              </w:r>
            </w:ins>
          </w:p>
          <w:p w14:paraId="08994785" w14:textId="77777777" w:rsidR="006E77CB" w:rsidRDefault="006E77CB" w:rsidP="002A7D7D">
            <w:pPr>
              <w:pStyle w:val="ListParagraph"/>
              <w:numPr>
                <w:ilvl w:val="0"/>
                <w:numId w:val="22"/>
              </w:numPr>
              <w:spacing w:line="276" w:lineRule="auto"/>
              <w:ind w:left="0" w:firstLine="0"/>
              <w:jc w:val="both"/>
              <w:rPr>
                <w:ins w:id="145" w:author="Le Duy Dien" w:date="2022-11-09T15:05:00Z"/>
                <w:rFonts w:ascii="Times New Roman" w:hAnsi="Times New Roman" w:cs="Phetsarath OT"/>
                <w:color w:val="000000" w:themeColor="text1"/>
                <w:sz w:val="24"/>
                <w:szCs w:val="24"/>
                <w:highlight w:val="yellow"/>
              </w:rPr>
            </w:pPr>
            <w:ins w:id="146" w:author="Le Duy Dien" w:date="2022-11-09T15:05:00Z">
              <w:r>
                <w:rPr>
                  <w:rFonts w:ascii="Times New Roman" w:hAnsi="Times New Roman" w:cs="Phetsarath OT"/>
                  <w:color w:val="000000" w:themeColor="text1"/>
                  <w:sz w:val="24"/>
                  <w:szCs w:val="24"/>
                  <w:highlight w:val="yellow"/>
                </w:rPr>
                <w:t>Số điện thoại</w:t>
              </w:r>
            </w:ins>
          </w:p>
          <w:p w14:paraId="74B5EA64" w14:textId="1C50BB99" w:rsidR="006E77CB" w:rsidRDefault="006E77CB" w:rsidP="002A7D7D">
            <w:pPr>
              <w:pStyle w:val="ListParagraph"/>
              <w:numPr>
                <w:ilvl w:val="0"/>
                <w:numId w:val="22"/>
              </w:numPr>
              <w:spacing w:line="276" w:lineRule="auto"/>
              <w:ind w:left="0" w:firstLine="0"/>
              <w:jc w:val="both"/>
              <w:rPr>
                <w:ins w:id="147" w:author="Le Duy Dien" w:date="2022-11-09T15:05:00Z"/>
                <w:rFonts w:ascii="Times New Roman" w:hAnsi="Times New Roman" w:cs="Phetsarath OT"/>
                <w:color w:val="000000" w:themeColor="text1"/>
                <w:sz w:val="24"/>
                <w:szCs w:val="24"/>
                <w:highlight w:val="yellow"/>
              </w:rPr>
            </w:pPr>
            <w:ins w:id="148" w:author="Le Duy Dien" w:date="2022-11-09T15:05:00Z">
              <w:r>
                <w:rPr>
                  <w:rFonts w:ascii="Times New Roman" w:hAnsi="Times New Roman" w:cs="Phetsarath OT"/>
                  <w:color w:val="000000" w:themeColor="text1"/>
                  <w:sz w:val="24"/>
                  <w:szCs w:val="24"/>
                  <w:highlight w:val="yellow"/>
                </w:rPr>
                <w:t>Email</w:t>
              </w:r>
            </w:ins>
          </w:p>
        </w:tc>
        <w:tc>
          <w:tcPr>
            <w:tcW w:w="4672" w:type="dxa"/>
          </w:tcPr>
          <w:p w14:paraId="6FF310C8" w14:textId="77777777" w:rsidR="006E77CB" w:rsidRDefault="006E77CB" w:rsidP="006E77CB">
            <w:pPr>
              <w:pStyle w:val="ListParagraph"/>
              <w:numPr>
                <w:ilvl w:val="0"/>
                <w:numId w:val="22"/>
              </w:numPr>
              <w:spacing w:line="276" w:lineRule="auto"/>
              <w:ind w:left="0" w:firstLine="0"/>
              <w:jc w:val="both"/>
              <w:rPr>
                <w:ins w:id="149" w:author="Le Duy Dien" w:date="2022-11-09T15:05:00Z"/>
                <w:rFonts w:ascii="Times New Roman" w:hAnsi="Times New Roman" w:cs="Phetsarath OT"/>
                <w:color w:val="000000" w:themeColor="text1"/>
                <w:sz w:val="24"/>
                <w:szCs w:val="24"/>
                <w:highlight w:val="yellow"/>
              </w:rPr>
            </w:pPr>
            <w:ins w:id="150" w:author="Le Duy Dien" w:date="2022-11-09T15:05:00Z">
              <w:r>
                <w:rPr>
                  <w:rFonts w:ascii="Times New Roman" w:hAnsi="Times New Roman" w:cs="Phetsarath OT"/>
                  <w:color w:val="000000" w:themeColor="text1"/>
                  <w:sz w:val="24"/>
                  <w:szCs w:val="24"/>
                  <w:highlight w:val="yellow"/>
                </w:rPr>
                <w:t>Họ và tên</w:t>
              </w:r>
            </w:ins>
          </w:p>
          <w:p w14:paraId="5AD7B6A6" w14:textId="77777777" w:rsidR="006E77CB" w:rsidRDefault="006E77CB" w:rsidP="006E77CB">
            <w:pPr>
              <w:pStyle w:val="ListParagraph"/>
              <w:numPr>
                <w:ilvl w:val="0"/>
                <w:numId w:val="22"/>
              </w:numPr>
              <w:spacing w:line="276" w:lineRule="auto"/>
              <w:ind w:left="0" w:firstLine="0"/>
              <w:jc w:val="both"/>
              <w:rPr>
                <w:ins w:id="151" w:author="Le Duy Dien" w:date="2022-11-09T15:05:00Z"/>
                <w:rFonts w:ascii="Times New Roman" w:hAnsi="Times New Roman" w:cs="Phetsarath OT"/>
                <w:color w:val="000000" w:themeColor="text1"/>
                <w:sz w:val="24"/>
                <w:szCs w:val="24"/>
                <w:highlight w:val="yellow"/>
              </w:rPr>
            </w:pPr>
            <w:ins w:id="152" w:author="Le Duy Dien" w:date="2022-11-09T15:05:00Z">
              <w:r>
                <w:rPr>
                  <w:rFonts w:ascii="Times New Roman" w:hAnsi="Times New Roman" w:cs="Phetsarath OT"/>
                  <w:color w:val="000000" w:themeColor="text1"/>
                  <w:sz w:val="24"/>
                  <w:szCs w:val="24"/>
                  <w:highlight w:val="yellow"/>
                </w:rPr>
                <w:t>Số điện thoại</w:t>
              </w:r>
            </w:ins>
          </w:p>
          <w:p w14:paraId="01EDF8B1" w14:textId="2086F106" w:rsidR="006E77CB" w:rsidRDefault="006E77CB" w:rsidP="006E77CB">
            <w:pPr>
              <w:pStyle w:val="ListParagraph"/>
              <w:numPr>
                <w:ilvl w:val="0"/>
                <w:numId w:val="22"/>
              </w:numPr>
              <w:spacing w:line="276" w:lineRule="auto"/>
              <w:ind w:left="0" w:firstLine="0"/>
              <w:jc w:val="both"/>
              <w:rPr>
                <w:ins w:id="153" w:author="Le Duy Dien" w:date="2022-11-09T15:05:00Z"/>
                <w:rFonts w:ascii="Times New Roman" w:hAnsi="Times New Roman" w:cs="Phetsarath OT"/>
                <w:color w:val="000000" w:themeColor="text1"/>
                <w:sz w:val="24"/>
                <w:szCs w:val="24"/>
                <w:highlight w:val="yellow"/>
              </w:rPr>
            </w:pPr>
            <w:ins w:id="154" w:author="Le Duy Dien" w:date="2022-11-09T15:05:00Z">
              <w:r>
                <w:rPr>
                  <w:rFonts w:ascii="Times New Roman" w:hAnsi="Times New Roman" w:cs="Phetsarath OT"/>
                  <w:color w:val="000000" w:themeColor="text1"/>
                  <w:sz w:val="24"/>
                  <w:szCs w:val="24"/>
                  <w:highlight w:val="yellow"/>
                </w:rPr>
                <w:t>Email</w:t>
              </w:r>
            </w:ins>
          </w:p>
        </w:tc>
      </w:tr>
    </w:tbl>
    <w:p w14:paraId="63B98160" w14:textId="25EA946F" w:rsidR="002A7D7D" w:rsidRPr="00BD7E52" w:rsidDel="00BD7E52" w:rsidRDefault="002A7D7D">
      <w:pPr>
        <w:rPr>
          <w:ins w:id="155" w:author="Le Duy Dien" w:date="2022-11-09T15:02:00Z"/>
          <w:del w:id="156" w:author="BOUNYAVONG Sengsouly" w:date="2022-11-09T17:05:00Z"/>
          <w:rFonts w:ascii="Times New Roman" w:hAnsi="Times New Roman" w:cs="Phetsarath OT"/>
          <w:color w:val="000000" w:themeColor="text1"/>
          <w:sz w:val="24"/>
          <w:szCs w:val="24"/>
          <w:highlight w:val="yellow"/>
          <w:rPrChange w:id="157" w:author="BOUNYAVONG Sengsouly" w:date="2022-11-09T17:05:00Z">
            <w:rPr>
              <w:ins w:id="158" w:author="Le Duy Dien" w:date="2022-11-09T15:02:00Z"/>
              <w:del w:id="159" w:author="BOUNYAVONG Sengsouly" w:date="2022-11-09T17:05:00Z"/>
              <w:highlight w:val="yellow"/>
            </w:rPr>
          </w:rPrChange>
        </w:rPr>
        <w:pPrChange w:id="160" w:author="BOUNYAVONG Sengsouly" w:date="2022-11-09T17:05:00Z">
          <w:pPr>
            <w:pStyle w:val="ListParagraph"/>
            <w:numPr>
              <w:numId w:val="22"/>
            </w:numPr>
            <w:spacing w:line="276" w:lineRule="auto"/>
            <w:ind w:left="2160" w:hanging="284"/>
            <w:jc w:val="both"/>
          </w:pPr>
        </w:pPrChange>
      </w:pPr>
    </w:p>
    <w:p w14:paraId="542FB251" w14:textId="7CDE2FE6" w:rsidR="00637331" w:rsidRPr="00BD7E52" w:rsidDel="00BD7E52" w:rsidRDefault="00637331">
      <w:pPr>
        <w:rPr>
          <w:ins w:id="161" w:author="Le Duy Dien" w:date="2022-11-09T15:01:00Z"/>
          <w:del w:id="162" w:author="BOUNYAVONG Sengsouly" w:date="2022-11-09T17:05:00Z"/>
          <w:highlight w:val="yellow"/>
        </w:rPr>
        <w:pPrChange w:id="163" w:author="BOUNYAVONG Sengsouly" w:date="2022-11-09T17:05:00Z">
          <w:pPr>
            <w:pStyle w:val="ListParagraph"/>
            <w:numPr>
              <w:numId w:val="22"/>
            </w:numPr>
            <w:spacing w:line="276" w:lineRule="auto"/>
            <w:ind w:left="2160" w:hanging="284"/>
            <w:jc w:val="both"/>
          </w:pPr>
        </w:pPrChange>
      </w:pPr>
    </w:p>
    <w:p w14:paraId="2665C945" w14:textId="53127A59" w:rsidR="00637331" w:rsidRDefault="00637331" w:rsidP="002A7D7D">
      <w:pPr>
        <w:pStyle w:val="ListParagraph"/>
        <w:numPr>
          <w:ilvl w:val="0"/>
          <w:numId w:val="22"/>
        </w:numPr>
        <w:spacing w:line="276" w:lineRule="auto"/>
        <w:ind w:left="720" w:hanging="284"/>
        <w:jc w:val="both"/>
        <w:rPr>
          <w:ins w:id="164" w:author="Le Duy Dien" w:date="2022-11-09T15:03:00Z"/>
          <w:rFonts w:ascii="Times New Roman" w:hAnsi="Times New Roman" w:cs="Phetsarath OT"/>
          <w:color w:val="000000" w:themeColor="text1"/>
          <w:sz w:val="24"/>
          <w:szCs w:val="24"/>
          <w:highlight w:val="yellow"/>
        </w:rPr>
      </w:pPr>
      <w:ins w:id="165" w:author="Le Duy Dien" w:date="2022-11-09T15:01:00Z">
        <w:r>
          <w:rPr>
            <w:rFonts w:ascii="Times New Roman" w:hAnsi="Times New Roman" w:cs="Phetsarath OT"/>
            <w:color w:val="000000" w:themeColor="text1"/>
            <w:sz w:val="24"/>
            <w:szCs w:val="24"/>
            <w:highlight w:val="yellow"/>
          </w:rPr>
          <w:t xml:space="preserve">Đối với </w:t>
        </w:r>
      </w:ins>
      <w:ins w:id="166" w:author="Le Duy Dien" w:date="2022-11-09T15:02:00Z">
        <w:r>
          <w:rPr>
            <w:rFonts w:ascii="Times New Roman" w:hAnsi="Times New Roman" w:cs="Phetsarath OT"/>
            <w:color w:val="000000" w:themeColor="text1"/>
            <w:sz w:val="24"/>
            <w:szCs w:val="24"/>
            <w:highlight w:val="yellow"/>
          </w:rPr>
          <w:t xml:space="preserve">các sai sót được phát hiện sau 10:00h, hai bên sẽ kiểm trả lại </w:t>
        </w:r>
      </w:ins>
      <w:ins w:id="167" w:author="Le Duy Dien" w:date="2022-11-09T15:03:00Z">
        <w:r>
          <w:rPr>
            <w:rFonts w:ascii="Times New Roman" w:hAnsi="Times New Roman" w:cs="Phetsarath OT"/>
            <w:color w:val="000000" w:themeColor="text1"/>
            <w:sz w:val="24"/>
            <w:szCs w:val="24"/>
            <w:highlight w:val="yellow"/>
          </w:rPr>
          <w:t xml:space="preserve">thông tin giao dịch trên đối soát để xem </w:t>
        </w:r>
        <w:r w:rsidR="00F559FA">
          <w:rPr>
            <w:rFonts w:ascii="Times New Roman" w:hAnsi="Times New Roman" w:cs="Phetsarath OT"/>
            <w:color w:val="000000" w:themeColor="text1"/>
            <w:sz w:val="24"/>
            <w:szCs w:val="24"/>
            <w:highlight w:val="yellow"/>
          </w:rPr>
          <w:t>và phối hợp xử lý tùy theo từng trường hợp cụ thể.</w:t>
        </w:r>
      </w:ins>
      <w:ins w:id="168" w:author="Le Duy Dien" w:date="2022-11-09T15:04:00Z">
        <w:r w:rsidR="00F559FA">
          <w:rPr>
            <w:rFonts w:ascii="Times New Roman" w:hAnsi="Times New Roman" w:cs="Phetsarath OT"/>
            <w:color w:val="000000" w:themeColor="text1"/>
            <w:sz w:val="24"/>
            <w:szCs w:val="24"/>
            <w:highlight w:val="yellow"/>
          </w:rPr>
          <w:t xml:space="preserve"> Lỗi xảy ra từ bên nào, bên đó sẽ là đầu mối chính và bên còn lại sẽ phối hợp </w:t>
        </w:r>
      </w:ins>
      <w:ins w:id="169" w:author="Le Duy Dien" w:date="2022-11-09T15:05:00Z">
        <w:r w:rsidR="00F559FA">
          <w:rPr>
            <w:rFonts w:ascii="Times New Roman" w:hAnsi="Times New Roman" w:cs="Phetsarath OT"/>
            <w:color w:val="000000" w:themeColor="text1"/>
            <w:sz w:val="24"/>
            <w:szCs w:val="24"/>
            <w:highlight w:val="yellow"/>
          </w:rPr>
          <w:t xml:space="preserve">để xử lý. </w:t>
        </w:r>
      </w:ins>
    </w:p>
    <w:p w14:paraId="4031044E" w14:textId="5AADC19A" w:rsidR="00F559FA" w:rsidRPr="003252E8" w:rsidRDefault="00F559FA" w:rsidP="002A7D7D">
      <w:pPr>
        <w:pStyle w:val="ListParagraph"/>
        <w:numPr>
          <w:ilvl w:val="0"/>
          <w:numId w:val="22"/>
        </w:numPr>
        <w:spacing w:line="276" w:lineRule="auto"/>
        <w:ind w:left="720" w:hanging="284"/>
        <w:jc w:val="both"/>
        <w:rPr>
          <w:rFonts w:ascii="Times New Roman" w:hAnsi="Times New Roman" w:cs="Phetsarath OT"/>
          <w:color w:val="000000" w:themeColor="text1"/>
          <w:sz w:val="24"/>
          <w:szCs w:val="24"/>
          <w:highlight w:val="yellow"/>
        </w:rPr>
      </w:pPr>
      <w:ins w:id="170" w:author="Le Duy Dien" w:date="2022-11-09T15:03:00Z">
        <w:r>
          <w:rPr>
            <w:rFonts w:ascii="Times New Roman" w:hAnsi="Times New Roman" w:cs="Phetsarath OT"/>
            <w:color w:val="000000" w:themeColor="text1"/>
            <w:sz w:val="24"/>
            <w:szCs w:val="24"/>
            <w:highlight w:val="yellow"/>
          </w:rPr>
          <w:t xml:space="preserve">Thời gian xử lý các giao dịch sai sót tối </w:t>
        </w:r>
      </w:ins>
      <w:ins w:id="171" w:author="Le Duy Dien" w:date="2022-11-09T15:04:00Z">
        <w:r>
          <w:rPr>
            <w:rFonts w:ascii="Times New Roman" w:hAnsi="Times New Roman" w:cs="Phetsarath OT"/>
            <w:color w:val="000000" w:themeColor="text1"/>
            <w:sz w:val="24"/>
            <w:szCs w:val="24"/>
            <w:highlight w:val="yellow"/>
          </w:rPr>
          <w:t xml:space="preserve">đa trong 7 ngày làm việc. Nếu chưa xử lý xong, bên đang xử lý cần thông báo lại cho bên còn lại nắm bắt tình hình và bước xử lý tiếp theo. </w:t>
        </w:r>
      </w:ins>
    </w:p>
    <w:p w14:paraId="1E7E5390" w14:textId="77F16F7E" w:rsidR="0073503B" w:rsidRPr="0073503B" w:rsidRDefault="002A7D7D" w:rsidP="0073503B">
      <w:pPr>
        <w:pStyle w:val="ListParagraph"/>
        <w:numPr>
          <w:ilvl w:val="0"/>
          <w:numId w:val="22"/>
        </w:numPr>
        <w:spacing w:line="276" w:lineRule="auto"/>
        <w:ind w:left="720" w:hanging="284"/>
        <w:jc w:val="both"/>
        <w:rPr>
          <w:ins w:id="172" w:author="BOUNYAVONG Sengsouly" w:date="2022-11-09T17:04:00Z"/>
          <w:rFonts w:ascii="Times New Roman" w:hAnsi="Times New Roman" w:cs="Phetsarath OT" w:hint="cs"/>
          <w:color w:val="000000" w:themeColor="text1"/>
          <w:sz w:val="24"/>
          <w:szCs w:val="24"/>
          <w:highlight w:val="yellow"/>
          <w:rPrChange w:id="173" w:author="BOUNYAVONG Sengsouly" w:date="2022-11-10T09:36:00Z">
            <w:rPr>
              <w:ins w:id="174" w:author="BOUNYAVONG Sengsouly" w:date="2022-11-09T17:04:00Z"/>
              <w:rFonts w:hint="cs"/>
              <w:highlight w:val="yellow"/>
            </w:rPr>
          </w:rPrChange>
        </w:rPr>
        <w:pPrChange w:id="175" w:author="BOUNYAVONG Sengsouly" w:date="2022-11-10T09:36:00Z">
          <w:pPr>
            <w:pStyle w:val="ListParagraph"/>
            <w:numPr>
              <w:numId w:val="22"/>
            </w:numPr>
            <w:spacing w:line="276" w:lineRule="auto"/>
            <w:ind w:hanging="284"/>
            <w:jc w:val="both"/>
          </w:pPr>
        </w:pPrChange>
      </w:pPr>
      <w:r w:rsidRPr="003252E8">
        <w:rPr>
          <w:rFonts w:ascii="Times New Roman" w:hAnsi="Times New Roman" w:cs="Phetsarath OT"/>
          <w:color w:val="000000" w:themeColor="text1"/>
          <w:sz w:val="24"/>
          <w:szCs w:val="24"/>
          <w:highlight w:val="yellow"/>
        </w:rPr>
        <w:t>Công ty sẽ tổng hợp bút toán cho thành công trước 10:00h ngày T+1 và gửi dữ liệu cuối cùng đến Vụ Dịch vụ để hoạch toán trên tài khoản RTGS</w:t>
      </w:r>
      <w:bookmarkStart w:id="176" w:name="_GoBack"/>
      <w:bookmarkEnd w:id="176"/>
    </w:p>
    <w:p w14:paraId="27E90F7C" w14:textId="5C8ADA3D" w:rsidR="00BD7E52" w:rsidRPr="00BD7E52" w:rsidRDefault="00BD7E52">
      <w:pPr>
        <w:spacing w:line="276" w:lineRule="auto"/>
        <w:ind w:firstLine="436"/>
        <w:jc w:val="both"/>
        <w:rPr>
          <w:rFonts w:ascii="Times New Roman" w:hAnsi="Times New Roman" w:cs="Phetsarath OT"/>
          <w:color w:val="000000" w:themeColor="text1"/>
          <w:sz w:val="24"/>
          <w:szCs w:val="24"/>
          <w:highlight w:val="yellow"/>
          <w:lang w:bidi="th-TH"/>
          <w:rPrChange w:id="177" w:author="BOUNYAVONG Sengsouly" w:date="2022-11-09T17:04:00Z">
            <w:rPr>
              <w:highlight w:val="yellow"/>
            </w:rPr>
          </w:rPrChange>
        </w:rPr>
        <w:pPrChange w:id="178" w:author="BOUNYAVONG Sengsouly" w:date="2022-11-09T17:04:00Z">
          <w:pPr>
            <w:pStyle w:val="ListParagraph"/>
            <w:numPr>
              <w:numId w:val="22"/>
            </w:numPr>
            <w:spacing w:line="276" w:lineRule="auto"/>
            <w:ind w:left="2160" w:hanging="284"/>
            <w:jc w:val="both"/>
          </w:pPr>
        </w:pPrChange>
      </w:pPr>
      <w:ins w:id="179" w:author="BOUNYAVONG Sengsouly" w:date="2022-11-09T17:04:00Z">
        <w:r>
          <w:rPr>
            <w:rFonts w:ascii="Times New Roman" w:hAnsi="Times New Roman" w:cs="Phetsarath OT"/>
            <w:color w:val="000000" w:themeColor="text1"/>
            <w:sz w:val="24"/>
            <w:szCs w:val="24"/>
            <w:highlight w:val="yellow"/>
            <w:lang w:bidi="th-TH"/>
          </w:rPr>
          <w:tab/>
        </w:r>
        <w:r w:rsidRPr="00BD7E52">
          <w:rPr>
            <w:rFonts w:ascii="Times New Roman" w:hAnsi="Times New Roman" w:cs="Phetsarath OT"/>
            <w:color w:val="000000" w:themeColor="text1"/>
            <w:sz w:val="24"/>
            <w:szCs w:val="24"/>
            <w:highlight w:val="yellow"/>
            <w:lang w:bidi="th-TH"/>
            <w:rPrChange w:id="180" w:author="BOUNYAVONG Sengsouly" w:date="2022-11-09T17:04:00Z">
              <w:rPr>
                <w:highlight w:val="yellow"/>
                <w:lang w:bidi="th-TH"/>
              </w:rPr>
            </w:rPrChange>
          </w:rPr>
          <w:t>(Thời gian đối soát và bút toán có thể thay đổi theo giai đoạn thực tế)</w:t>
        </w:r>
      </w:ins>
    </w:p>
    <w:p w14:paraId="008D3F80" w14:textId="77777777" w:rsidR="002A7D7D" w:rsidRPr="003252E8" w:rsidRDefault="002A7D7D" w:rsidP="002A7D7D">
      <w:pPr>
        <w:pStyle w:val="ListParagraph"/>
        <w:numPr>
          <w:ilvl w:val="0"/>
          <w:numId w:val="22"/>
        </w:numPr>
        <w:spacing w:line="276" w:lineRule="auto"/>
        <w:ind w:left="720" w:hanging="284"/>
        <w:jc w:val="both"/>
        <w:rPr>
          <w:rFonts w:ascii="Times New Roman" w:hAnsi="Times New Roman" w:cs="Phetsarath OT"/>
          <w:color w:val="000000" w:themeColor="text1"/>
          <w:sz w:val="24"/>
          <w:szCs w:val="24"/>
          <w:highlight w:val="yellow"/>
        </w:rPr>
      </w:pPr>
      <w:r w:rsidRPr="003252E8">
        <w:rPr>
          <w:rFonts w:ascii="Times New Roman" w:hAnsi="Times New Roman" w:cs="Phetsarath OT"/>
          <w:color w:val="000000" w:themeColor="text1"/>
          <w:sz w:val="24"/>
          <w:szCs w:val="24"/>
          <w:highlight w:val="yellow"/>
        </w:rPr>
        <w:t>Công ty sẽ tổng hợp ghi bút toán ngày T6,T7 chủ nhật và ngày nghỉ khác:</w:t>
      </w:r>
    </w:p>
    <w:p w14:paraId="45C9B7F0" w14:textId="77777777" w:rsidR="002A7D7D" w:rsidRPr="003252E8" w:rsidRDefault="002A7D7D" w:rsidP="002A7D7D">
      <w:pPr>
        <w:pStyle w:val="ListParagraph"/>
        <w:numPr>
          <w:ilvl w:val="0"/>
          <w:numId w:val="25"/>
        </w:numPr>
        <w:spacing w:line="276" w:lineRule="auto"/>
        <w:ind w:left="1080"/>
        <w:jc w:val="both"/>
        <w:rPr>
          <w:rFonts w:ascii="Times New Roman" w:hAnsi="Times New Roman" w:cs="Phetsarath OT"/>
          <w:color w:val="000000" w:themeColor="text1"/>
          <w:sz w:val="24"/>
          <w:szCs w:val="24"/>
          <w:highlight w:val="yellow"/>
        </w:rPr>
      </w:pPr>
      <w:r w:rsidRPr="003252E8">
        <w:rPr>
          <w:rFonts w:ascii="Times New Roman" w:hAnsi="Times New Roman" w:cs="Phetsarath OT"/>
          <w:color w:val="000000" w:themeColor="text1"/>
          <w:sz w:val="24"/>
          <w:szCs w:val="24"/>
          <w:highlight w:val="yellow"/>
        </w:rPr>
        <w:t xml:space="preserve">Thứ 6-7 chủ nhật sẽ được tổng hợp vào ngày thứ 2 </w:t>
      </w:r>
    </w:p>
    <w:p w14:paraId="55E34FD8" w14:textId="22035365" w:rsidR="00BD7E52" w:rsidRPr="00BD7E52" w:rsidRDefault="002A7D7D">
      <w:pPr>
        <w:pStyle w:val="ListParagraph"/>
        <w:numPr>
          <w:ilvl w:val="0"/>
          <w:numId w:val="25"/>
        </w:numPr>
        <w:spacing w:line="276" w:lineRule="auto"/>
        <w:ind w:left="1080"/>
        <w:jc w:val="both"/>
        <w:rPr>
          <w:ins w:id="181" w:author="BOUNYAVONG Sengsouly" w:date="2022-11-09T17:03:00Z"/>
          <w:rFonts w:ascii="Times New Roman" w:hAnsi="Times New Roman" w:cs="Phetsarath OT"/>
          <w:color w:val="000000" w:themeColor="text1"/>
          <w:sz w:val="24"/>
          <w:szCs w:val="24"/>
          <w:highlight w:val="yellow"/>
          <w:rPrChange w:id="182" w:author="BOUNYAVONG Sengsouly" w:date="2022-11-09T17:04:00Z">
            <w:rPr>
              <w:ins w:id="183" w:author="BOUNYAVONG Sengsouly" w:date="2022-11-09T17:03:00Z"/>
              <w:highlight w:val="yellow"/>
            </w:rPr>
          </w:rPrChange>
        </w:rPr>
      </w:pPr>
      <w:r w:rsidRPr="003252E8">
        <w:rPr>
          <w:rFonts w:ascii="Times New Roman" w:hAnsi="Times New Roman" w:cs="Phetsarath OT"/>
          <w:color w:val="000000" w:themeColor="text1"/>
          <w:sz w:val="24"/>
          <w:szCs w:val="24"/>
          <w:highlight w:val="yellow"/>
        </w:rPr>
        <w:t>Ngày nghỉ khác sẽ được tổng hợp vào ngày hành chính tiếp theo.</w:t>
      </w:r>
    </w:p>
    <w:p w14:paraId="781AA0D8" w14:textId="0E13C7EA" w:rsidR="00BD7E52" w:rsidRPr="00BD7E52" w:rsidDel="00BD7E52" w:rsidRDefault="00BD7E52">
      <w:pPr>
        <w:spacing w:line="276" w:lineRule="auto"/>
        <w:ind w:left="720"/>
        <w:jc w:val="both"/>
        <w:rPr>
          <w:del w:id="184" w:author="BOUNYAVONG Sengsouly" w:date="2022-11-09T17:04:00Z"/>
          <w:rFonts w:ascii="Times New Roman" w:hAnsi="Times New Roman" w:cs="Phetsarath OT"/>
          <w:color w:val="000000" w:themeColor="text1"/>
          <w:sz w:val="24"/>
          <w:szCs w:val="24"/>
          <w:highlight w:val="yellow"/>
          <w:lang w:bidi="th-TH"/>
          <w:rPrChange w:id="185" w:author="BOUNYAVONG Sengsouly" w:date="2022-11-09T17:03:00Z">
            <w:rPr>
              <w:del w:id="186" w:author="BOUNYAVONG Sengsouly" w:date="2022-11-09T17:04:00Z"/>
              <w:highlight w:val="yellow"/>
            </w:rPr>
          </w:rPrChange>
        </w:rPr>
        <w:pPrChange w:id="187" w:author="BOUNYAVONG Sengsouly" w:date="2022-11-09T17:03:00Z">
          <w:pPr>
            <w:pStyle w:val="ListParagraph"/>
            <w:numPr>
              <w:numId w:val="25"/>
            </w:numPr>
            <w:spacing w:line="276" w:lineRule="auto"/>
            <w:ind w:left="1080" w:hanging="360"/>
            <w:jc w:val="both"/>
          </w:pPr>
        </w:pPrChange>
      </w:pPr>
    </w:p>
    <w:p w14:paraId="680F5184" w14:textId="43E9C370" w:rsidR="00637AB8" w:rsidRPr="00612C18" w:rsidRDefault="00637AB8" w:rsidP="00851D7E">
      <w:pPr>
        <w:tabs>
          <w:tab w:val="left" w:pos="1276"/>
        </w:tabs>
        <w:spacing w:after="0" w:line="276" w:lineRule="auto"/>
        <w:jc w:val="both"/>
        <w:rPr>
          <w:rFonts w:ascii="Times New Roman" w:hAnsi="Times New Roman" w:cs="Phetsarath OT"/>
          <w:b/>
          <w:bCs/>
          <w:color w:val="000000" w:themeColor="text1"/>
          <w:sz w:val="24"/>
          <w:szCs w:val="24"/>
        </w:rPr>
      </w:pPr>
      <w:r w:rsidRPr="00637AB8">
        <w:rPr>
          <w:rFonts w:ascii="Times New Roman" w:hAnsi="Times New Roman" w:cs="Phetsarath OT"/>
          <w:b/>
          <w:bCs/>
          <w:color w:val="000000" w:themeColor="text1"/>
          <w:sz w:val="24"/>
          <w:szCs w:val="24"/>
        </w:rPr>
        <w:t>Điều 6 Bảo mật</w:t>
      </w:r>
    </w:p>
    <w:p w14:paraId="5B25874E" w14:textId="7C6ACBC9" w:rsidR="00EA1E02" w:rsidRPr="00543B0F" w:rsidRDefault="00637AB8" w:rsidP="000377E5">
      <w:pPr>
        <w:spacing w:after="0" w:line="276" w:lineRule="auto"/>
        <w:ind w:firstLine="720"/>
        <w:jc w:val="both"/>
        <w:rPr>
          <w:rFonts w:ascii="Times New Roman" w:hAnsi="Times New Roman" w:cs="Phetsarath OT"/>
          <w:color w:val="000000" w:themeColor="text1"/>
          <w:sz w:val="24"/>
          <w:szCs w:val="24"/>
        </w:rPr>
      </w:pPr>
      <w:r w:rsidRPr="00637AB8">
        <w:rPr>
          <w:rFonts w:ascii="Times New Roman" w:hAnsi="Times New Roman" w:cs="Phetsarath OT"/>
          <w:color w:val="000000" w:themeColor="text1"/>
          <w:sz w:val="24"/>
          <w:szCs w:val="24"/>
        </w:rPr>
        <w:t xml:space="preserve">Cả hai bên được yêu cầu duy trì tính bảo mật của tất cả nội dung của Thỏa thuận này, bất kỳ thông tin nào </w:t>
      </w:r>
      <w:r w:rsidR="00A91A05">
        <w:rPr>
          <w:rFonts w:ascii="Times New Roman" w:hAnsi="Times New Roman" w:cs="Phetsarath OT"/>
          <w:color w:val="000000" w:themeColor="text1"/>
          <w:sz w:val="24"/>
          <w:szCs w:val="24"/>
        </w:rPr>
        <w:t>đã tiếp nhận</w:t>
      </w:r>
      <w:r w:rsidRPr="00637AB8">
        <w:rPr>
          <w:rFonts w:ascii="Times New Roman" w:hAnsi="Times New Roman" w:cs="Phetsarath OT"/>
          <w:color w:val="000000" w:themeColor="text1"/>
          <w:sz w:val="24"/>
          <w:szCs w:val="24"/>
        </w:rPr>
        <w:t xml:space="preserve"> từ việc thực hiện hợp đồng hoặc dịch vụ; </w:t>
      </w:r>
      <w:r w:rsidR="00A91A05">
        <w:rPr>
          <w:rFonts w:ascii="Times New Roman" w:hAnsi="Times New Roman" w:cs="Phetsarath OT"/>
          <w:color w:val="000000" w:themeColor="text1"/>
          <w:sz w:val="24"/>
          <w:szCs w:val="24"/>
        </w:rPr>
        <w:t xml:space="preserve">không được tiết lộ </w:t>
      </w:r>
      <w:r w:rsidRPr="00637AB8">
        <w:rPr>
          <w:rFonts w:ascii="Times New Roman" w:hAnsi="Times New Roman" w:cs="Phetsarath OT"/>
          <w:color w:val="000000" w:themeColor="text1"/>
          <w:sz w:val="24"/>
          <w:szCs w:val="24"/>
        </w:rPr>
        <w:t xml:space="preserve">chi tiết của hợp đồng, tài liệu và thông tin liên quan </w:t>
      </w:r>
      <w:r w:rsidR="001A657E">
        <w:rPr>
          <w:rFonts w:ascii="Times New Roman" w:hAnsi="Times New Roman" w:cs="Phetsarath OT"/>
          <w:color w:val="000000" w:themeColor="text1"/>
          <w:sz w:val="24"/>
          <w:szCs w:val="24"/>
        </w:rPr>
        <w:t xml:space="preserve">cho </w:t>
      </w:r>
      <w:r w:rsidRPr="00637AB8">
        <w:rPr>
          <w:rFonts w:ascii="Times New Roman" w:hAnsi="Times New Roman" w:cs="Phetsarath OT"/>
          <w:color w:val="000000" w:themeColor="text1"/>
          <w:sz w:val="24"/>
          <w:szCs w:val="24"/>
        </w:rPr>
        <w:t>bên thứ ba trừ khi được sự chấp thuận rõ ràng củ</w:t>
      </w:r>
      <w:r w:rsidR="001A657E">
        <w:rPr>
          <w:rFonts w:ascii="Times New Roman" w:hAnsi="Times New Roman" w:cs="Phetsarath OT"/>
          <w:color w:val="000000" w:themeColor="text1"/>
          <w:sz w:val="24"/>
          <w:szCs w:val="24"/>
        </w:rPr>
        <w:t>a LAPNet và các cơ quan có quyền bằng văn bản</w:t>
      </w:r>
      <w:r w:rsidRPr="00637AB8">
        <w:rPr>
          <w:rFonts w:ascii="Times New Roman" w:hAnsi="Times New Roman" w:cs="Phetsarath OT"/>
          <w:color w:val="000000" w:themeColor="text1"/>
          <w:sz w:val="24"/>
          <w:szCs w:val="24"/>
        </w:rPr>
        <w:t>.</w:t>
      </w:r>
    </w:p>
    <w:p w14:paraId="78C9CA87" w14:textId="3DC38D52" w:rsidR="00637AB8" w:rsidRPr="00612C18" w:rsidRDefault="00637AB8" w:rsidP="00851D7E">
      <w:pPr>
        <w:tabs>
          <w:tab w:val="left" w:pos="1276"/>
        </w:tabs>
        <w:spacing w:after="0" w:line="276" w:lineRule="auto"/>
        <w:jc w:val="both"/>
        <w:rPr>
          <w:rFonts w:ascii="Times New Roman" w:hAnsi="Times New Roman" w:cs="Phetsarath OT"/>
          <w:b/>
          <w:bCs/>
          <w:color w:val="000000" w:themeColor="text1"/>
          <w:sz w:val="24"/>
          <w:szCs w:val="24"/>
        </w:rPr>
      </w:pPr>
      <w:r w:rsidRPr="00637AB8">
        <w:rPr>
          <w:rFonts w:ascii="Times New Roman" w:hAnsi="Times New Roman" w:cs="Phetsarath OT"/>
          <w:b/>
          <w:bCs/>
          <w:color w:val="000000" w:themeColor="text1"/>
          <w:sz w:val="24"/>
          <w:szCs w:val="24"/>
        </w:rPr>
        <w:t xml:space="preserve">Điều 7. Sửa đổi, </w:t>
      </w:r>
      <w:r w:rsidR="001A657E">
        <w:rPr>
          <w:rFonts w:ascii="Times New Roman" w:hAnsi="Times New Roman" w:cs="Phetsarath OT"/>
          <w:b/>
          <w:bCs/>
          <w:color w:val="000000" w:themeColor="text1"/>
          <w:sz w:val="24"/>
          <w:szCs w:val="24"/>
        </w:rPr>
        <w:t>hủy và c</w:t>
      </w:r>
      <w:r w:rsidRPr="00637AB8">
        <w:rPr>
          <w:rFonts w:ascii="Times New Roman" w:hAnsi="Times New Roman" w:cs="Phetsarath OT"/>
          <w:b/>
          <w:bCs/>
          <w:color w:val="000000" w:themeColor="text1"/>
          <w:sz w:val="24"/>
          <w:szCs w:val="24"/>
        </w:rPr>
        <w:t>hấm dứt Hợp đồng</w:t>
      </w:r>
    </w:p>
    <w:p w14:paraId="2C9B6510" w14:textId="5A93A07A" w:rsidR="00756ED0" w:rsidRPr="00543B0F" w:rsidRDefault="00543B0F" w:rsidP="000377E5">
      <w:pPr>
        <w:pStyle w:val="ListParagraph"/>
        <w:numPr>
          <w:ilvl w:val="0"/>
          <w:numId w:val="13"/>
        </w:numPr>
        <w:spacing w:after="0" w:line="276" w:lineRule="auto"/>
        <w:ind w:left="720" w:hanging="425"/>
        <w:jc w:val="both"/>
        <w:rPr>
          <w:rFonts w:ascii="Times New Roman" w:hAnsi="Times New Roman" w:cs="Phetsarath OT"/>
          <w:color w:val="000000" w:themeColor="text1"/>
          <w:sz w:val="24"/>
          <w:szCs w:val="24"/>
        </w:rPr>
      </w:pPr>
      <w:r>
        <w:rPr>
          <w:rFonts w:ascii="Times New Roman" w:hAnsi="Times New Roman" w:cs="Phetsarath OT"/>
          <w:color w:val="000000" w:themeColor="text1"/>
          <w:sz w:val="24"/>
          <w:szCs w:val="24"/>
        </w:rPr>
        <w:t>Hợp đồng</w:t>
      </w:r>
      <w:r w:rsidR="00637AB8" w:rsidRPr="00637AB8">
        <w:rPr>
          <w:rFonts w:ascii="Times New Roman" w:hAnsi="Times New Roman" w:cs="Phetsarath OT"/>
          <w:color w:val="000000" w:themeColor="text1"/>
          <w:sz w:val="24"/>
          <w:szCs w:val="24"/>
        </w:rPr>
        <w:t xml:space="preserve"> này có thể được sửa đổi toàn bộ hoặc một phần theo thỏa thuận</w:t>
      </w:r>
      <w:r>
        <w:rPr>
          <w:rFonts w:ascii="Times New Roman" w:hAnsi="Times New Roman" w:cs="Phetsarath OT"/>
          <w:color w:val="000000" w:themeColor="text1"/>
          <w:sz w:val="24"/>
          <w:szCs w:val="24"/>
        </w:rPr>
        <w:t xml:space="preserve"> g</w:t>
      </w:r>
      <w:r w:rsidRPr="00543B0F">
        <w:rPr>
          <w:rFonts w:ascii="Times New Roman" w:hAnsi="Times New Roman" w:cs="Phetsarath OT"/>
          <w:color w:val="000000" w:themeColor="text1"/>
          <w:sz w:val="24"/>
          <w:szCs w:val="24"/>
        </w:rPr>
        <w:t>iữa</w:t>
      </w:r>
      <w:r>
        <w:rPr>
          <w:rFonts w:ascii="Times New Roman" w:hAnsi="Times New Roman" w:cs="Phetsarath OT"/>
          <w:color w:val="000000" w:themeColor="text1"/>
          <w:sz w:val="24"/>
          <w:szCs w:val="24"/>
        </w:rPr>
        <w:t xml:space="preserve"> hai bên</w:t>
      </w:r>
      <w:r w:rsidR="00637AB8" w:rsidRPr="00543B0F">
        <w:rPr>
          <w:rFonts w:ascii="Times New Roman" w:hAnsi="Times New Roman" w:cs="Phetsarath OT"/>
          <w:color w:val="000000" w:themeColor="text1"/>
          <w:sz w:val="24"/>
          <w:szCs w:val="24"/>
        </w:rPr>
        <w:t>;</w:t>
      </w:r>
    </w:p>
    <w:p w14:paraId="18520918" w14:textId="1256B03B" w:rsidR="00637AB8" w:rsidRPr="00612C18" w:rsidRDefault="00637AB8" w:rsidP="000377E5">
      <w:pPr>
        <w:pStyle w:val="ListParagraph"/>
        <w:numPr>
          <w:ilvl w:val="0"/>
          <w:numId w:val="13"/>
        </w:numPr>
        <w:spacing w:after="0" w:line="276" w:lineRule="auto"/>
        <w:ind w:left="720" w:hanging="425"/>
        <w:jc w:val="both"/>
        <w:rPr>
          <w:rFonts w:ascii="Times New Roman" w:eastAsia="Phetsarath OT" w:hAnsi="Times New Roman" w:cs="Phetsarath OT"/>
          <w:color w:val="000000" w:themeColor="text1"/>
          <w:sz w:val="24"/>
          <w:szCs w:val="24"/>
        </w:rPr>
      </w:pPr>
      <w:r w:rsidRPr="00637AB8">
        <w:rPr>
          <w:rFonts w:ascii="Times New Roman" w:eastAsia="Phetsarath OT" w:hAnsi="Times New Roman" w:cs="Phetsarath OT"/>
          <w:color w:val="000000" w:themeColor="text1"/>
          <w:sz w:val="24"/>
          <w:szCs w:val="24"/>
        </w:rPr>
        <w:t xml:space="preserve">Hai bên có quyền chấm dứt thỏa thuận này trên cơ sở thỏa thuận giữa các bên hoặc trong trường hợp một trong các bên không thực hiện đúng các nghĩa vụ quy định trong </w:t>
      </w:r>
      <w:r w:rsidR="00543B0F">
        <w:rPr>
          <w:rFonts w:ascii="Times New Roman" w:eastAsia="Phetsarath OT" w:hAnsi="Times New Roman" w:cs="Phetsarath OT"/>
          <w:color w:val="000000" w:themeColor="text1"/>
          <w:sz w:val="24"/>
          <w:szCs w:val="24"/>
        </w:rPr>
        <w:t>hợp đồng</w:t>
      </w:r>
      <w:r w:rsidRPr="00637AB8">
        <w:rPr>
          <w:rFonts w:ascii="Times New Roman" w:eastAsia="Phetsarath OT" w:hAnsi="Times New Roman" w:cs="Phetsarath OT"/>
          <w:color w:val="000000" w:themeColor="text1"/>
          <w:sz w:val="24"/>
          <w:szCs w:val="24"/>
        </w:rPr>
        <w:t xml:space="preserve"> này và theo </w:t>
      </w:r>
      <w:r w:rsidR="00543B0F">
        <w:rPr>
          <w:rFonts w:ascii="Times New Roman" w:eastAsia="Phetsarath OT" w:hAnsi="Times New Roman" w:cs="Phetsarath OT"/>
          <w:color w:val="000000" w:themeColor="text1"/>
          <w:sz w:val="24"/>
          <w:szCs w:val="24"/>
        </w:rPr>
        <w:t>quy định</w:t>
      </w:r>
      <w:r w:rsidRPr="00637AB8">
        <w:rPr>
          <w:rFonts w:ascii="Times New Roman" w:eastAsia="Phetsarath OT" w:hAnsi="Times New Roman" w:cs="Phetsarath OT"/>
          <w:color w:val="000000" w:themeColor="text1"/>
          <w:sz w:val="24"/>
          <w:szCs w:val="24"/>
        </w:rPr>
        <w:t xml:space="preserve"> của công ty như một kết quả của bữa tiệc của họ; Một trong hai bên dự định chấm dứt thỏa thuận này phải thông báo bằng văn bản cho bên kia trong vòng 60 ngày trước ngày chấm dứt;</w:t>
      </w:r>
    </w:p>
    <w:p w14:paraId="4477869F" w14:textId="5770354F" w:rsidR="00637AB8" w:rsidRPr="00612C18" w:rsidRDefault="00637AB8" w:rsidP="000377E5">
      <w:pPr>
        <w:pStyle w:val="ListParagraph"/>
        <w:numPr>
          <w:ilvl w:val="0"/>
          <w:numId w:val="13"/>
        </w:numPr>
        <w:spacing w:after="0" w:line="276" w:lineRule="auto"/>
        <w:ind w:left="720" w:hanging="425"/>
        <w:jc w:val="both"/>
        <w:rPr>
          <w:rFonts w:ascii="Times New Roman" w:eastAsia="Phetsarath OT" w:hAnsi="Times New Roman" w:cs="Phetsarath OT"/>
          <w:color w:val="000000" w:themeColor="text1"/>
          <w:sz w:val="24"/>
          <w:szCs w:val="24"/>
        </w:rPr>
      </w:pPr>
      <w:r w:rsidRPr="00637AB8">
        <w:rPr>
          <w:rFonts w:ascii="Times New Roman" w:eastAsia="Phetsarath OT" w:hAnsi="Times New Roman" w:cs="Phetsarath OT"/>
          <w:color w:val="000000" w:themeColor="text1"/>
          <w:sz w:val="24"/>
          <w:szCs w:val="24"/>
        </w:rPr>
        <w:t>Thỏa thuận này sẽ chấm dứt trong các trường hợp sau:</w:t>
      </w:r>
    </w:p>
    <w:p w14:paraId="175EF199" w14:textId="647FE5BE" w:rsidR="00637AB8" w:rsidRPr="000377E5" w:rsidRDefault="00637AB8"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 xml:space="preserve">Hai bên đồng ý </w:t>
      </w:r>
      <w:r w:rsidR="000377E5">
        <w:rPr>
          <w:rFonts w:ascii="Times New Roman" w:hAnsi="Times New Roman" w:cs="Phetsarath OT"/>
          <w:color w:val="000000" w:themeColor="text1"/>
          <w:sz w:val="24"/>
          <w:szCs w:val="24"/>
        </w:rPr>
        <w:t xml:space="preserve">chấp nhận hợp đồng mới </w:t>
      </w:r>
      <w:r w:rsidRPr="000377E5">
        <w:rPr>
          <w:rFonts w:ascii="Times New Roman" w:hAnsi="Times New Roman" w:cs="Phetsarath OT"/>
          <w:color w:val="000000" w:themeColor="text1"/>
          <w:sz w:val="24"/>
          <w:szCs w:val="24"/>
        </w:rPr>
        <w:t xml:space="preserve">và </w:t>
      </w:r>
      <w:r w:rsidR="000377E5">
        <w:rPr>
          <w:rFonts w:ascii="Times New Roman" w:hAnsi="Times New Roman" w:cs="Phetsarath OT"/>
          <w:color w:val="000000" w:themeColor="text1"/>
          <w:sz w:val="24"/>
          <w:szCs w:val="24"/>
        </w:rPr>
        <w:t>xóa bỏ hợp đồng này</w:t>
      </w:r>
      <w:r w:rsidRPr="000377E5">
        <w:rPr>
          <w:rFonts w:ascii="Times New Roman" w:hAnsi="Times New Roman" w:cs="Phetsarath OT"/>
          <w:color w:val="000000" w:themeColor="text1"/>
          <w:sz w:val="24"/>
          <w:szCs w:val="24"/>
        </w:rPr>
        <w:t>;</w:t>
      </w:r>
    </w:p>
    <w:p w14:paraId="67412947" w14:textId="052056A0" w:rsidR="00637AB8" w:rsidRPr="000377E5" w:rsidRDefault="00637AB8"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Hai bên đồng ý chấm dứt hợp đồng</w:t>
      </w:r>
      <w:r w:rsidR="000377E5" w:rsidRPr="000377E5">
        <w:rPr>
          <w:rFonts w:ascii="Times New Roman" w:hAnsi="Times New Roman" w:cs="Phetsarath OT" w:hint="cs"/>
          <w:color w:val="000000" w:themeColor="text1"/>
          <w:sz w:val="24"/>
          <w:szCs w:val="24"/>
          <w:cs/>
        </w:rPr>
        <w:t>;</w:t>
      </w:r>
    </w:p>
    <w:p w14:paraId="4ACAD81A" w14:textId="2E7D4E24" w:rsidR="006669D6" w:rsidRPr="000377E5" w:rsidRDefault="00637AB8" w:rsidP="000377E5">
      <w:pPr>
        <w:pStyle w:val="ListParagraph"/>
        <w:numPr>
          <w:ilvl w:val="0"/>
          <w:numId w:val="22"/>
        </w:numPr>
        <w:spacing w:line="276" w:lineRule="auto"/>
        <w:ind w:left="720" w:hanging="284"/>
        <w:jc w:val="both"/>
        <w:rPr>
          <w:rFonts w:ascii="Times New Roman" w:hAnsi="Times New Roman" w:cs="Phetsarath OT"/>
          <w:color w:val="000000" w:themeColor="text1"/>
          <w:sz w:val="24"/>
          <w:szCs w:val="24"/>
        </w:rPr>
      </w:pPr>
      <w:r w:rsidRPr="000377E5">
        <w:rPr>
          <w:rFonts w:ascii="Times New Roman" w:hAnsi="Times New Roman" w:cs="Phetsarath OT"/>
          <w:color w:val="000000" w:themeColor="text1"/>
          <w:sz w:val="24"/>
          <w:szCs w:val="24"/>
        </w:rPr>
        <w:t>Một trong hai bên bị trả thù, giải thể hoặc phá sản;</w:t>
      </w:r>
    </w:p>
    <w:p w14:paraId="520C0EFE" w14:textId="53017D33" w:rsidR="00637AB8" w:rsidRPr="00612C18" w:rsidRDefault="00637AB8" w:rsidP="00851D7E">
      <w:pPr>
        <w:tabs>
          <w:tab w:val="left" w:pos="1276"/>
        </w:tabs>
        <w:spacing w:after="0" w:line="276" w:lineRule="auto"/>
        <w:jc w:val="both"/>
        <w:rPr>
          <w:rFonts w:ascii="Times New Roman" w:hAnsi="Times New Roman" w:cs="Phetsarath OT"/>
          <w:b/>
          <w:bCs/>
          <w:color w:val="000000" w:themeColor="text1"/>
          <w:sz w:val="24"/>
          <w:szCs w:val="24"/>
        </w:rPr>
      </w:pPr>
      <w:r w:rsidRPr="00637AB8">
        <w:rPr>
          <w:rFonts w:ascii="Times New Roman" w:hAnsi="Times New Roman" w:cs="Phetsarath OT"/>
          <w:b/>
          <w:bCs/>
          <w:color w:val="000000" w:themeColor="text1"/>
          <w:sz w:val="24"/>
          <w:szCs w:val="24"/>
        </w:rPr>
        <w:t>Điều 8 Giải quyết tranh chấp</w:t>
      </w:r>
    </w:p>
    <w:p w14:paraId="3BD2EF28" w14:textId="20E4801D" w:rsidR="00C50087" w:rsidRPr="000377E5" w:rsidRDefault="00637AB8" w:rsidP="000377E5">
      <w:pPr>
        <w:spacing w:after="0" w:line="276" w:lineRule="auto"/>
        <w:ind w:firstLine="720"/>
        <w:jc w:val="both"/>
        <w:rPr>
          <w:rFonts w:ascii="Times New Roman" w:eastAsia="Phetsarath OT" w:hAnsi="Times New Roman" w:cs="Phetsarath OT"/>
          <w:color w:val="000000" w:themeColor="text1"/>
          <w:sz w:val="24"/>
          <w:szCs w:val="24"/>
          <w:lang w:val="fr-FR"/>
        </w:rPr>
      </w:pPr>
      <w:r w:rsidRPr="00637AB8">
        <w:rPr>
          <w:rFonts w:ascii="Times New Roman" w:eastAsia="Phetsarath OT" w:hAnsi="Times New Roman" w:cs="Phetsarath OT"/>
          <w:color w:val="000000" w:themeColor="text1"/>
          <w:sz w:val="24"/>
          <w:szCs w:val="24"/>
          <w:lang w:val="fr-FR"/>
        </w:rPr>
        <w:t>Trong quá trình thực hiện Thỏa thuận này, nếu có mâu thuẫn hoặc hiểu lầm, hai bên phải tham khảo và giải quyết một cách hòa bình</w:t>
      </w:r>
      <w:ins w:id="188" w:author="Le Duy Dien" w:date="2022-11-09T10:31:00Z">
        <w:r w:rsidR="00084F46">
          <w:rPr>
            <w:rFonts w:ascii="Times New Roman" w:eastAsia="Phetsarath OT" w:hAnsi="Times New Roman" w:cs="Phetsarath OT"/>
            <w:color w:val="000000" w:themeColor="text1"/>
            <w:sz w:val="24"/>
            <w:szCs w:val="24"/>
            <w:lang w:val="fr-FR"/>
          </w:rPr>
          <w:t xml:space="preserve"> và hợp tác</w:t>
        </w:r>
      </w:ins>
      <w:r w:rsidRPr="00637AB8">
        <w:rPr>
          <w:rFonts w:ascii="Times New Roman" w:eastAsia="Phetsarath OT" w:hAnsi="Times New Roman" w:cs="Phetsarath OT"/>
          <w:color w:val="000000" w:themeColor="text1"/>
          <w:sz w:val="24"/>
          <w:szCs w:val="24"/>
          <w:lang w:val="fr-FR"/>
        </w:rPr>
        <w:t xml:space="preserve">; Nếu không thể </w:t>
      </w:r>
      <w:r w:rsidR="000377E5">
        <w:rPr>
          <w:rFonts w:ascii="Times New Roman" w:eastAsia="Phetsarath OT" w:hAnsi="Times New Roman" w:cs="Phetsarath OT"/>
          <w:color w:val="000000" w:themeColor="text1"/>
          <w:sz w:val="24"/>
          <w:szCs w:val="24"/>
          <w:lang w:val="fr-FR"/>
        </w:rPr>
        <w:t>giải quyết</w:t>
      </w:r>
      <w:r w:rsidRPr="00637AB8">
        <w:rPr>
          <w:rFonts w:ascii="Times New Roman" w:eastAsia="Phetsarath OT" w:hAnsi="Times New Roman" w:cs="Phetsarath OT"/>
          <w:color w:val="000000" w:themeColor="text1"/>
          <w:sz w:val="24"/>
          <w:szCs w:val="24"/>
          <w:lang w:val="fr-FR"/>
        </w:rPr>
        <w:t xml:space="preserve"> được</w:t>
      </w:r>
      <w:r w:rsidR="000377E5">
        <w:rPr>
          <w:rFonts w:ascii="Times New Roman" w:eastAsia="Phetsarath OT" w:hAnsi="Times New Roman" w:cs="Phetsarath OT"/>
          <w:color w:val="000000" w:themeColor="text1"/>
          <w:sz w:val="24"/>
          <w:szCs w:val="24"/>
          <w:lang w:val="fr-FR"/>
        </w:rPr>
        <w:t xml:space="preserve"> thì phải thực hiện theo quy định quản lý thành viên của công ty LAPNet và tuân thủ theo pháp luật của lào</w:t>
      </w:r>
      <w:r w:rsidRPr="00637AB8">
        <w:rPr>
          <w:rFonts w:ascii="Times New Roman" w:eastAsia="Phetsarath OT" w:hAnsi="Times New Roman" w:cs="Phetsarath OT"/>
          <w:color w:val="000000" w:themeColor="text1"/>
          <w:sz w:val="24"/>
          <w:szCs w:val="24"/>
          <w:lang w:val="fr-FR"/>
        </w:rPr>
        <w:t>.</w:t>
      </w:r>
    </w:p>
    <w:p w14:paraId="1DF82C13" w14:textId="54107533" w:rsidR="00637AB8" w:rsidRPr="000377E5" w:rsidRDefault="00637AB8" w:rsidP="00851D7E">
      <w:pPr>
        <w:tabs>
          <w:tab w:val="left" w:pos="1276"/>
        </w:tabs>
        <w:spacing w:after="0" w:line="276" w:lineRule="auto"/>
        <w:jc w:val="both"/>
        <w:rPr>
          <w:rFonts w:ascii="Times New Roman" w:hAnsi="Times New Roman" w:cs="Phetsarath OT"/>
          <w:b/>
          <w:bCs/>
          <w:color w:val="000000" w:themeColor="text1"/>
          <w:sz w:val="24"/>
          <w:szCs w:val="24"/>
          <w:lang w:val="fr-FR"/>
        </w:rPr>
      </w:pPr>
      <w:r w:rsidRPr="000377E5">
        <w:rPr>
          <w:rFonts w:ascii="Times New Roman" w:hAnsi="Times New Roman" w:cs="Phetsarath OT"/>
          <w:b/>
          <w:bCs/>
          <w:color w:val="000000" w:themeColor="text1"/>
          <w:sz w:val="24"/>
          <w:szCs w:val="24"/>
          <w:lang w:val="fr-FR"/>
        </w:rPr>
        <w:t>Điều 9. Hiệu lực của Thỏa thuận</w:t>
      </w:r>
    </w:p>
    <w:p w14:paraId="73CADA00" w14:textId="5A15EC88" w:rsidR="00637AB8" w:rsidRPr="00637AB8" w:rsidRDefault="00637AB8" w:rsidP="000377E5">
      <w:pPr>
        <w:spacing w:after="0" w:line="276" w:lineRule="auto"/>
        <w:ind w:firstLine="720"/>
        <w:jc w:val="both"/>
        <w:rPr>
          <w:rFonts w:ascii="Times New Roman" w:eastAsia="Phetsarath OT" w:hAnsi="Times New Roman" w:cs="Phetsarath OT"/>
          <w:color w:val="000000" w:themeColor="text1"/>
          <w:sz w:val="24"/>
          <w:szCs w:val="24"/>
          <w:lang w:val="fr-FR"/>
        </w:rPr>
      </w:pPr>
      <w:r w:rsidRPr="00637AB8">
        <w:rPr>
          <w:rFonts w:ascii="Times New Roman" w:eastAsia="Phetsarath OT" w:hAnsi="Times New Roman" w:cs="Phetsarath OT"/>
          <w:color w:val="000000" w:themeColor="text1"/>
          <w:sz w:val="24"/>
          <w:szCs w:val="24"/>
          <w:lang w:val="fr-FR"/>
        </w:rPr>
        <w:t xml:space="preserve">Thỏa thuận này được làm bằng tiếng Lào gồm 09 điều, </w:t>
      </w:r>
      <w:r w:rsidR="000377E5">
        <w:rPr>
          <w:rFonts w:ascii="Times New Roman" w:eastAsia="Phetsarath OT" w:hAnsi="Times New Roman" w:cs="Phetsarath OT"/>
          <w:color w:val="000000" w:themeColor="text1"/>
          <w:sz w:val="24"/>
          <w:szCs w:val="24"/>
          <w:lang w:val="fr-FR"/>
        </w:rPr>
        <w:t>có</w:t>
      </w:r>
      <w:r w:rsidRPr="00637AB8">
        <w:rPr>
          <w:rFonts w:ascii="Times New Roman" w:eastAsia="Phetsarath OT" w:hAnsi="Times New Roman" w:cs="Phetsarath OT"/>
          <w:color w:val="000000" w:themeColor="text1"/>
          <w:sz w:val="24"/>
          <w:szCs w:val="24"/>
          <w:lang w:val="fr-FR"/>
        </w:rPr>
        <w:t xml:space="preserve"> 05 </w:t>
      </w:r>
      <w:r w:rsidR="000377E5">
        <w:rPr>
          <w:rFonts w:ascii="Times New Roman" w:eastAsia="Phetsarath OT" w:hAnsi="Times New Roman" w:cs="Phetsarath OT"/>
          <w:color w:val="000000" w:themeColor="text1"/>
          <w:sz w:val="24"/>
          <w:szCs w:val="24"/>
          <w:lang w:val="fr-FR"/>
        </w:rPr>
        <w:t>trang</w:t>
      </w:r>
      <w:r w:rsidRPr="00637AB8">
        <w:rPr>
          <w:rFonts w:ascii="Times New Roman" w:eastAsia="Phetsarath OT" w:hAnsi="Times New Roman" w:cs="Phetsarath OT"/>
          <w:color w:val="000000" w:themeColor="text1"/>
          <w:sz w:val="24"/>
          <w:szCs w:val="24"/>
          <w:lang w:val="fr-FR"/>
        </w:rPr>
        <w:t xml:space="preserve"> và được làm thành 03 bả</w:t>
      </w:r>
      <w:r w:rsidR="00A16F44">
        <w:rPr>
          <w:rFonts w:ascii="Times New Roman" w:eastAsia="Phetsarath OT" w:hAnsi="Times New Roman" w:cs="Phetsarath OT"/>
          <w:color w:val="000000" w:themeColor="text1"/>
          <w:sz w:val="24"/>
          <w:szCs w:val="24"/>
          <w:lang w:val="fr-FR"/>
        </w:rPr>
        <w:t>n, mỗi bên giữ 01 bản và tòa án giữ 1 bản, mỗi bản có giá trị pháp lý giống nhâu.</w:t>
      </w:r>
    </w:p>
    <w:p w14:paraId="69785601" w14:textId="2E6DDB10" w:rsidR="00637AB8" w:rsidRPr="00637AB8" w:rsidRDefault="00637AB8" w:rsidP="000377E5">
      <w:pPr>
        <w:spacing w:after="0" w:line="276" w:lineRule="auto"/>
        <w:ind w:firstLine="720"/>
        <w:jc w:val="both"/>
        <w:rPr>
          <w:rFonts w:ascii="Times New Roman" w:eastAsia="Phetsarath OT" w:hAnsi="Times New Roman" w:cs="Phetsarath OT"/>
          <w:color w:val="000000" w:themeColor="text1"/>
          <w:lang w:val="fr-FR"/>
        </w:rPr>
      </w:pPr>
      <w:r w:rsidRPr="00637AB8">
        <w:rPr>
          <w:rFonts w:ascii="Times New Roman" w:eastAsia="Phetsarath OT" w:hAnsi="Times New Roman" w:cs="Phetsarath OT"/>
          <w:color w:val="000000" w:themeColor="text1"/>
          <w:lang w:val="fr-FR"/>
        </w:rPr>
        <w:t>Cả hai bên đều đọc, hiểu và đồng ý nhất trí về tất cả các điều khoản và điều kiện có trong Thỏa thuận này; Do đó, hãy cùng nhau ký tên để làm bằng chứng;</w:t>
      </w:r>
    </w:p>
    <w:p w14:paraId="73AEE3B7" w14:textId="70A50C0E" w:rsidR="00637AB8" w:rsidRPr="00637AB8" w:rsidRDefault="00A16F44" w:rsidP="00D0075C">
      <w:pPr>
        <w:spacing w:after="0" w:line="240" w:lineRule="auto"/>
        <w:ind w:firstLine="630"/>
        <w:jc w:val="both"/>
        <w:rPr>
          <w:rFonts w:ascii="Times New Roman" w:eastAsia="Phetsarath OT" w:hAnsi="Times New Roman" w:cs="Phetsarath OT"/>
          <w:color w:val="000000" w:themeColor="text1"/>
          <w:sz w:val="24"/>
          <w:szCs w:val="24"/>
          <w:lang w:val="fr-FR"/>
        </w:rPr>
      </w:pPr>
      <w:r>
        <w:rPr>
          <w:rFonts w:ascii="Times New Roman" w:eastAsia="Phetsarath OT" w:hAnsi="Times New Roman" w:cs="Phetsarath OT"/>
          <w:color w:val="000000" w:themeColor="text1"/>
          <w:sz w:val="24"/>
          <w:szCs w:val="24"/>
          <w:lang w:val="fr-FR"/>
        </w:rPr>
        <w:t>Hợp đồng</w:t>
      </w:r>
      <w:r w:rsidR="00637AB8" w:rsidRPr="00637AB8">
        <w:rPr>
          <w:rFonts w:ascii="Times New Roman" w:eastAsia="Phetsarath OT" w:hAnsi="Times New Roman" w:cs="Phetsarath OT"/>
          <w:color w:val="000000" w:themeColor="text1"/>
          <w:sz w:val="24"/>
          <w:szCs w:val="24"/>
          <w:lang w:val="fr-FR"/>
        </w:rPr>
        <w:t xml:space="preserve"> này có hiệu lực kể từ</w:t>
      </w:r>
      <w:r>
        <w:rPr>
          <w:rFonts w:ascii="Times New Roman" w:eastAsia="Phetsarath OT" w:hAnsi="Times New Roman" w:cs="Phetsarath OT"/>
          <w:color w:val="000000" w:themeColor="text1"/>
          <w:sz w:val="24"/>
          <w:szCs w:val="24"/>
          <w:lang w:val="fr-FR"/>
        </w:rPr>
        <w:t xml:space="preserve"> ngày kết</w:t>
      </w:r>
      <w:r w:rsidR="00637AB8" w:rsidRPr="00637AB8">
        <w:rPr>
          <w:rFonts w:ascii="Times New Roman" w:eastAsia="Phetsarath OT" w:hAnsi="Times New Roman" w:cs="Phetsarath OT"/>
          <w:color w:val="000000" w:themeColor="text1"/>
          <w:sz w:val="24"/>
          <w:szCs w:val="24"/>
          <w:lang w:val="fr-FR"/>
        </w:rPr>
        <w:t>.</w:t>
      </w:r>
    </w:p>
    <w:p w14:paraId="4C2682AB" w14:textId="77777777" w:rsidR="00772407" w:rsidRPr="00637AB8" w:rsidRDefault="00772407" w:rsidP="00772407">
      <w:pPr>
        <w:spacing w:after="0" w:line="276" w:lineRule="auto"/>
        <w:jc w:val="both"/>
        <w:rPr>
          <w:rFonts w:ascii="Times New Roman" w:eastAsia="Phetsarath OT" w:hAnsi="Times New Roman" w:cs="Phetsarath OT"/>
          <w:color w:val="000000" w:themeColor="text1"/>
          <w:sz w:val="20"/>
          <w:szCs w:val="20"/>
          <w:lang w:val="fr-FR"/>
        </w:rPr>
      </w:pPr>
    </w:p>
    <w:p w14:paraId="5BE385E9" w14:textId="1D8E8DDD" w:rsidR="008376E2" w:rsidRPr="000377E5" w:rsidRDefault="00CC1794" w:rsidP="00772407">
      <w:pPr>
        <w:spacing w:after="0" w:line="276" w:lineRule="auto"/>
        <w:jc w:val="both"/>
        <w:rPr>
          <w:rFonts w:ascii="Times New Roman" w:hAnsi="Times New Roman" w:cs="Phetsarath OT"/>
          <w:b/>
          <w:bCs/>
          <w:color w:val="000000" w:themeColor="text1"/>
          <w:sz w:val="24"/>
          <w:szCs w:val="24"/>
          <w:lang w:val="fr-FR"/>
        </w:rPr>
      </w:pPr>
      <w:r w:rsidRPr="00637AB8">
        <w:rPr>
          <w:rFonts w:ascii="Times New Roman" w:hAnsi="Times New Roman" w:cs="Phetsarath OT"/>
          <w:b/>
          <w:bCs/>
          <w:color w:val="000000" w:themeColor="text1"/>
          <w:sz w:val="24"/>
          <w:szCs w:val="24"/>
          <w:lang w:val="fr-FR"/>
        </w:rPr>
        <w:t xml:space="preserve">                           </w:t>
      </w:r>
      <w:r w:rsidR="00463217">
        <w:rPr>
          <w:rFonts w:ascii="Times New Roman" w:hAnsi="Times New Roman" w:cs="Phetsarath OT"/>
          <w:b/>
          <w:bCs/>
          <w:color w:val="000000" w:themeColor="text1"/>
          <w:sz w:val="24"/>
          <w:szCs w:val="24"/>
          <w:lang w:val="fr-FR"/>
        </w:rPr>
        <w:t>M</w:t>
      </w:r>
      <w:r w:rsidR="00463217" w:rsidRPr="00866F17">
        <w:rPr>
          <w:rFonts w:ascii="Times New Roman" w:hAnsi="Times New Roman" w:cs="Phetsarath OT"/>
          <w:b/>
          <w:bCs/>
          <w:color w:val="000000" w:themeColor="text1"/>
          <w:sz w:val="24"/>
          <w:szCs w:val="24"/>
          <w:lang w:val="fr-FR" w:bidi="th-TH"/>
          <w:rPrChange w:id="189" w:author="BOUNYAVONG Sengsouly" w:date="2022-11-09T15:21:00Z">
            <w:rPr>
              <w:rFonts w:ascii="Times New Roman" w:hAnsi="Times New Roman" w:cs="Phetsarath OT"/>
              <w:b/>
              <w:bCs/>
              <w:color w:val="000000" w:themeColor="text1"/>
              <w:sz w:val="24"/>
              <w:szCs w:val="24"/>
              <w:lang w:bidi="th-TH"/>
            </w:rPr>
          </w:rPrChange>
        </w:rPr>
        <w:t>B</w:t>
      </w:r>
      <w:r w:rsidRPr="000377E5">
        <w:rPr>
          <w:rFonts w:ascii="Times New Roman" w:hAnsi="Times New Roman" w:cs="Phetsarath OT"/>
          <w:b/>
          <w:bCs/>
          <w:color w:val="000000" w:themeColor="text1"/>
          <w:sz w:val="24"/>
          <w:szCs w:val="24"/>
          <w:lang w:val="fr-FR"/>
        </w:rPr>
        <w:t xml:space="preserve"> bank</w:t>
      </w:r>
      <w:r w:rsidR="008376E2" w:rsidRPr="00612C18">
        <w:rPr>
          <w:rFonts w:ascii="Times New Roman" w:hAnsi="Times New Roman" w:cs="Phetsarath OT"/>
          <w:b/>
          <w:bCs/>
          <w:color w:val="000000" w:themeColor="text1"/>
          <w:sz w:val="24"/>
          <w:szCs w:val="24"/>
          <w:cs/>
        </w:rPr>
        <w:tab/>
      </w:r>
      <w:r w:rsidR="008376E2" w:rsidRPr="00612C18">
        <w:rPr>
          <w:rFonts w:ascii="Times New Roman" w:hAnsi="Times New Roman" w:cs="Phetsarath OT"/>
          <w:b/>
          <w:bCs/>
          <w:color w:val="000000" w:themeColor="text1"/>
          <w:sz w:val="24"/>
          <w:szCs w:val="24"/>
          <w:cs/>
        </w:rPr>
        <w:tab/>
      </w:r>
      <w:r w:rsidR="008376E2" w:rsidRPr="00612C18">
        <w:rPr>
          <w:rFonts w:ascii="Times New Roman" w:hAnsi="Times New Roman" w:cs="Phetsarath OT"/>
          <w:b/>
          <w:bCs/>
          <w:color w:val="000000" w:themeColor="text1"/>
          <w:sz w:val="24"/>
          <w:szCs w:val="24"/>
          <w:cs/>
        </w:rPr>
        <w:tab/>
      </w:r>
      <w:r w:rsidR="00772407" w:rsidRPr="00612C18">
        <w:rPr>
          <w:rFonts w:ascii="Times New Roman" w:hAnsi="Times New Roman" w:cs="Phetsarath OT"/>
          <w:b/>
          <w:bCs/>
          <w:color w:val="000000" w:themeColor="text1"/>
          <w:sz w:val="24"/>
          <w:szCs w:val="24"/>
          <w:cs/>
        </w:rPr>
        <w:tab/>
      </w:r>
      <w:r w:rsidR="00772407" w:rsidRPr="00612C18">
        <w:rPr>
          <w:rFonts w:ascii="Times New Roman" w:hAnsi="Times New Roman" w:cs="Phetsarath OT"/>
          <w:b/>
          <w:bCs/>
          <w:color w:val="000000" w:themeColor="text1"/>
          <w:sz w:val="24"/>
          <w:szCs w:val="24"/>
          <w:cs/>
        </w:rPr>
        <w:tab/>
      </w:r>
      <w:r w:rsidR="008376E2" w:rsidRPr="000377E5">
        <w:rPr>
          <w:rFonts w:ascii="Times New Roman" w:hAnsi="Times New Roman" w:cs="Phetsarath OT"/>
          <w:b/>
          <w:bCs/>
          <w:color w:val="000000" w:themeColor="text1"/>
          <w:sz w:val="24"/>
          <w:szCs w:val="24"/>
          <w:lang w:val="fr-FR"/>
        </w:rPr>
        <w:t>LAPNet</w:t>
      </w:r>
    </w:p>
    <w:p w14:paraId="42952C56" w14:textId="77777777" w:rsidR="00CE4C40" w:rsidRPr="000377E5" w:rsidRDefault="00CE4C40" w:rsidP="00756ED0">
      <w:pPr>
        <w:spacing w:after="0" w:line="276" w:lineRule="auto"/>
        <w:ind w:right="-188"/>
        <w:jc w:val="both"/>
        <w:rPr>
          <w:rFonts w:ascii="Times New Roman" w:hAnsi="Times New Roman" w:cs="Phetsarath OT"/>
          <w:b/>
          <w:bCs/>
          <w:color w:val="000000" w:themeColor="text1"/>
          <w:sz w:val="24"/>
          <w:szCs w:val="24"/>
          <w:lang w:val="fr-FR"/>
        </w:rPr>
      </w:pPr>
    </w:p>
    <w:p w14:paraId="6FD2C046" w14:textId="77777777" w:rsidR="008376E2" w:rsidRDefault="008376E2" w:rsidP="008376E2">
      <w:pPr>
        <w:spacing w:after="0" w:line="276" w:lineRule="auto"/>
        <w:jc w:val="both"/>
        <w:rPr>
          <w:rFonts w:ascii="Times New Roman" w:hAnsi="Times New Roman" w:cs="Phetsarath OT"/>
          <w:color w:val="000000" w:themeColor="text1"/>
          <w:sz w:val="32"/>
          <w:szCs w:val="32"/>
          <w:lang w:val="fr-FR"/>
        </w:rPr>
      </w:pPr>
    </w:p>
    <w:p w14:paraId="29F3F164" w14:textId="77777777" w:rsidR="00A16F44" w:rsidRDefault="00A16F44" w:rsidP="008376E2">
      <w:pPr>
        <w:spacing w:after="0" w:line="276" w:lineRule="auto"/>
        <w:jc w:val="both"/>
        <w:rPr>
          <w:rFonts w:ascii="Times New Roman" w:hAnsi="Times New Roman" w:cs="Phetsarath OT"/>
          <w:color w:val="000000" w:themeColor="text1"/>
          <w:sz w:val="32"/>
          <w:szCs w:val="32"/>
          <w:lang w:val="fr-FR"/>
        </w:rPr>
      </w:pPr>
    </w:p>
    <w:p w14:paraId="0E804413" w14:textId="77777777" w:rsidR="00A16F44" w:rsidRDefault="00A16F44" w:rsidP="008376E2">
      <w:pPr>
        <w:spacing w:after="0" w:line="276" w:lineRule="auto"/>
        <w:jc w:val="both"/>
        <w:rPr>
          <w:rFonts w:ascii="Times New Roman" w:hAnsi="Times New Roman" w:cs="Phetsarath OT"/>
          <w:color w:val="000000" w:themeColor="text1"/>
          <w:sz w:val="32"/>
          <w:szCs w:val="32"/>
          <w:lang w:val="fr-FR"/>
        </w:rPr>
      </w:pPr>
    </w:p>
    <w:p w14:paraId="11C88003" w14:textId="77777777" w:rsidR="00A16F44" w:rsidRPr="00612C18" w:rsidRDefault="00A16F44" w:rsidP="008376E2">
      <w:pPr>
        <w:spacing w:after="0" w:line="276" w:lineRule="auto"/>
        <w:jc w:val="both"/>
        <w:rPr>
          <w:rFonts w:ascii="Times New Roman" w:hAnsi="Times New Roman" w:cs="Phetsarath OT"/>
          <w:color w:val="000000" w:themeColor="text1"/>
          <w:sz w:val="32"/>
          <w:szCs w:val="32"/>
          <w:lang w:val="fr-FR"/>
        </w:rPr>
      </w:pPr>
    </w:p>
    <w:p w14:paraId="03271FE4" w14:textId="574AEA14" w:rsidR="008376E2" w:rsidRPr="00612C18" w:rsidRDefault="00A16F44" w:rsidP="00851D7E">
      <w:pPr>
        <w:tabs>
          <w:tab w:val="left" w:pos="5670"/>
        </w:tabs>
        <w:spacing w:line="276" w:lineRule="auto"/>
        <w:jc w:val="both"/>
        <w:rPr>
          <w:rFonts w:ascii="Times New Roman" w:hAnsi="Times New Roman" w:cs="Phetsarath OT"/>
          <w:color w:val="000000" w:themeColor="text1"/>
          <w:sz w:val="24"/>
          <w:szCs w:val="24"/>
          <w:lang w:val="fr-FR"/>
        </w:rPr>
      </w:pPr>
      <w:r w:rsidRPr="00A16F44">
        <w:rPr>
          <w:rFonts w:ascii="Times New Roman" w:hAnsi="Times New Roman" w:cs="Phetsarath OT"/>
          <w:color w:val="000000" w:themeColor="text1"/>
          <w:sz w:val="24"/>
          <w:szCs w:val="24"/>
          <w:lang w:val="fr-FR"/>
        </w:rPr>
        <w:t xml:space="preserve">Hợ và </w:t>
      </w:r>
      <w:r>
        <w:rPr>
          <w:rFonts w:ascii="Times New Roman" w:hAnsi="Times New Roman" w:cs="Phetsarath OT"/>
          <w:color w:val="000000" w:themeColor="text1"/>
          <w:sz w:val="24"/>
          <w:szCs w:val="24"/>
          <w:lang w:val="fr-FR"/>
        </w:rPr>
        <w:t xml:space="preserve">Tên </w:t>
      </w:r>
      <w:r w:rsidR="008376E2" w:rsidRPr="00612C18">
        <w:rPr>
          <w:rFonts w:ascii="Times New Roman" w:hAnsi="Times New Roman" w:cs="Phetsarath OT"/>
          <w:color w:val="000000" w:themeColor="text1"/>
          <w:sz w:val="24"/>
          <w:szCs w:val="24"/>
          <w:cs/>
        </w:rPr>
        <w:tab/>
      </w:r>
      <w:r w:rsidRPr="00A16F44">
        <w:rPr>
          <w:rFonts w:ascii="Times New Roman" w:hAnsi="Times New Roman" w:cs="Phetsarath OT"/>
          <w:color w:val="000000" w:themeColor="text1"/>
          <w:sz w:val="24"/>
          <w:szCs w:val="24"/>
          <w:lang w:val="fr-FR"/>
        </w:rPr>
        <w:t xml:space="preserve">Hợ và </w:t>
      </w:r>
      <w:r>
        <w:rPr>
          <w:rFonts w:ascii="Times New Roman" w:hAnsi="Times New Roman" w:cs="Phetsarath OT"/>
          <w:color w:val="000000" w:themeColor="text1"/>
          <w:sz w:val="24"/>
          <w:szCs w:val="24"/>
          <w:lang w:val="fr-FR"/>
        </w:rPr>
        <w:t>Tên</w:t>
      </w:r>
      <w:r w:rsidR="008376E2" w:rsidRPr="00612C18">
        <w:rPr>
          <w:rFonts w:ascii="Times New Roman" w:hAnsi="Times New Roman" w:cs="Phetsarath OT" w:hint="cs"/>
          <w:color w:val="000000" w:themeColor="text1"/>
          <w:sz w:val="24"/>
          <w:szCs w:val="24"/>
          <w:cs/>
        </w:rPr>
        <w:t>:..........................</w:t>
      </w:r>
    </w:p>
    <w:p w14:paraId="0EFF1505" w14:textId="090C8189" w:rsidR="00CE4C40" w:rsidRPr="00612C18" w:rsidRDefault="00A16F44" w:rsidP="00851D7E">
      <w:pPr>
        <w:tabs>
          <w:tab w:val="left" w:pos="5670"/>
        </w:tabs>
        <w:spacing w:after="0" w:line="276" w:lineRule="auto"/>
        <w:jc w:val="both"/>
        <w:rPr>
          <w:rFonts w:ascii="Times New Roman" w:hAnsi="Times New Roman" w:cs="Phetsarath OT"/>
          <w:color w:val="000000" w:themeColor="text1"/>
          <w:sz w:val="24"/>
          <w:szCs w:val="24"/>
          <w:lang w:val="fr-FR"/>
        </w:rPr>
      </w:pPr>
      <w:r w:rsidRPr="00A16F44">
        <w:rPr>
          <w:rFonts w:ascii="Times New Roman" w:hAnsi="Times New Roman" w:cs="Phetsarath OT"/>
          <w:color w:val="000000" w:themeColor="text1"/>
          <w:sz w:val="24"/>
          <w:szCs w:val="24"/>
          <w:lang w:val="fr-FR"/>
        </w:rPr>
        <w:t>Ch</w:t>
      </w:r>
      <w:r>
        <w:rPr>
          <w:rFonts w:ascii="Times New Roman" w:hAnsi="Times New Roman" w:cs="Phetsarath OT"/>
          <w:color w:val="000000" w:themeColor="text1"/>
          <w:sz w:val="24"/>
          <w:szCs w:val="24"/>
          <w:lang w:val="fr-FR"/>
        </w:rPr>
        <w:t>ức vụ</w:t>
      </w:r>
      <w:r w:rsidR="008376E2" w:rsidRPr="00612C18">
        <w:rPr>
          <w:rFonts w:ascii="Times New Roman" w:hAnsi="Times New Roman" w:cs="Phetsarath OT" w:hint="cs"/>
          <w:color w:val="000000" w:themeColor="text1"/>
          <w:sz w:val="24"/>
          <w:szCs w:val="24"/>
          <w:cs/>
        </w:rPr>
        <w:t>:</w:t>
      </w:r>
      <w:r w:rsidR="00772407" w:rsidRPr="00612C18">
        <w:rPr>
          <w:rFonts w:ascii="Times New Roman" w:hAnsi="Times New Roman" w:cs="Phetsarath OT" w:hint="cs"/>
          <w:color w:val="000000" w:themeColor="text1"/>
          <w:sz w:val="24"/>
          <w:szCs w:val="24"/>
          <w:cs/>
        </w:rPr>
        <w:t xml:space="preserve"> </w:t>
      </w:r>
      <w:r w:rsidRPr="00A16F44">
        <w:rPr>
          <w:rFonts w:ascii="Times New Roman" w:hAnsi="Times New Roman" w:cs="Phetsarath OT"/>
          <w:color w:val="000000" w:themeColor="text1"/>
          <w:sz w:val="24"/>
          <w:szCs w:val="24"/>
          <w:lang w:val="fr-FR"/>
        </w:rPr>
        <w:t>G</w:t>
      </w:r>
      <w:r>
        <w:rPr>
          <w:rFonts w:ascii="Times New Roman" w:hAnsi="Times New Roman" w:cs="Phetsarath OT"/>
          <w:color w:val="000000" w:themeColor="text1"/>
          <w:sz w:val="24"/>
          <w:szCs w:val="24"/>
          <w:lang w:val="fr-FR"/>
        </w:rPr>
        <w:t>iám đốc</w:t>
      </w:r>
      <w:r w:rsidR="008376E2" w:rsidRPr="00612C18">
        <w:rPr>
          <w:rFonts w:ascii="Times New Roman" w:hAnsi="Times New Roman" w:cs="Phetsarath OT"/>
          <w:color w:val="000000" w:themeColor="text1"/>
          <w:sz w:val="24"/>
          <w:szCs w:val="24"/>
          <w:cs/>
        </w:rPr>
        <w:tab/>
      </w:r>
      <w:r w:rsidR="00473AA9" w:rsidRPr="00A16F44">
        <w:rPr>
          <w:rFonts w:ascii="Times New Roman" w:hAnsi="Times New Roman" w:cs="Phetsarath OT"/>
          <w:color w:val="000000" w:themeColor="text1"/>
          <w:sz w:val="24"/>
          <w:szCs w:val="24"/>
          <w:lang w:val="fr-FR"/>
        </w:rPr>
        <w:t>Ch</w:t>
      </w:r>
      <w:r w:rsidR="00473AA9">
        <w:rPr>
          <w:rFonts w:ascii="Times New Roman" w:hAnsi="Times New Roman" w:cs="Phetsarath OT"/>
          <w:color w:val="000000" w:themeColor="text1"/>
          <w:sz w:val="24"/>
          <w:szCs w:val="24"/>
          <w:lang w:val="fr-FR"/>
        </w:rPr>
        <w:t>ức vụ</w:t>
      </w:r>
      <w:r w:rsidR="008376E2" w:rsidRPr="00612C18">
        <w:rPr>
          <w:rFonts w:ascii="Times New Roman" w:hAnsi="Times New Roman" w:cs="Phetsarath OT" w:hint="cs"/>
          <w:color w:val="000000" w:themeColor="text1"/>
          <w:sz w:val="24"/>
          <w:szCs w:val="24"/>
          <w:cs/>
        </w:rPr>
        <w:t>:...................................</w:t>
      </w:r>
      <w:r w:rsidR="00E67118" w:rsidRPr="00612C18">
        <w:rPr>
          <w:rFonts w:ascii="Times New Roman" w:hAnsi="Times New Roman" w:cs="Phetsarath OT" w:hint="cs"/>
          <w:color w:val="000000" w:themeColor="text1"/>
          <w:sz w:val="24"/>
          <w:szCs w:val="24"/>
          <w:cs/>
        </w:rPr>
        <w:t>..</w:t>
      </w:r>
      <w:r w:rsidR="008F7B4E" w:rsidRPr="00612C18">
        <w:rPr>
          <w:rFonts w:ascii="Times New Roman" w:hAnsi="Times New Roman" w:cs="Phetsarath OT" w:hint="cs"/>
          <w:color w:val="000000" w:themeColor="text1"/>
          <w:sz w:val="24"/>
          <w:szCs w:val="24"/>
          <w:cs/>
        </w:rPr>
        <w:t>...</w:t>
      </w:r>
    </w:p>
    <w:p w14:paraId="6AD61438" w14:textId="77777777" w:rsidR="008F7B4E" w:rsidRPr="00612C18" w:rsidRDefault="008F7B4E" w:rsidP="003A2EB8">
      <w:pPr>
        <w:tabs>
          <w:tab w:val="left" w:pos="5670"/>
        </w:tabs>
        <w:spacing w:after="0" w:line="240" w:lineRule="auto"/>
        <w:jc w:val="both"/>
        <w:rPr>
          <w:rFonts w:ascii="Times New Roman" w:hAnsi="Times New Roman" w:cs="Phetsarath OT"/>
          <w:color w:val="000000" w:themeColor="text1"/>
          <w:sz w:val="24"/>
          <w:szCs w:val="24"/>
          <w:lang w:val="fr-FR"/>
        </w:rPr>
      </w:pPr>
    </w:p>
    <w:p w14:paraId="31D28A0D" w14:textId="077EE1A5" w:rsidR="00CC0FB9" w:rsidRPr="00612C18" w:rsidRDefault="00A16F44" w:rsidP="00BD1B41">
      <w:pPr>
        <w:tabs>
          <w:tab w:val="left" w:pos="6096"/>
        </w:tabs>
        <w:spacing w:after="0" w:line="276" w:lineRule="auto"/>
        <w:ind w:left="720" w:firstLine="273"/>
        <w:rPr>
          <w:rFonts w:ascii="Times New Roman" w:hAnsi="Times New Roman" w:cs="Phetsarath OT"/>
          <w:b/>
          <w:bCs/>
          <w:color w:val="000000" w:themeColor="text1"/>
          <w:sz w:val="24"/>
          <w:szCs w:val="24"/>
          <w:lang w:val="fr-FR"/>
        </w:rPr>
      </w:pPr>
      <w:r w:rsidRPr="00A16F44">
        <w:rPr>
          <w:rFonts w:ascii="Times New Roman" w:hAnsi="Times New Roman" w:cs="Phetsarath OT"/>
          <w:b/>
          <w:bCs/>
          <w:color w:val="000000" w:themeColor="text1"/>
          <w:sz w:val="24"/>
          <w:szCs w:val="24"/>
          <w:lang w:val="fr-FR"/>
        </w:rPr>
        <w:t>N</w:t>
      </w:r>
      <w:r>
        <w:rPr>
          <w:rFonts w:ascii="Times New Roman" w:hAnsi="Times New Roman" w:cs="Phetsarath OT"/>
          <w:b/>
          <w:bCs/>
          <w:color w:val="000000" w:themeColor="text1"/>
          <w:sz w:val="24"/>
          <w:szCs w:val="24"/>
          <w:lang w:val="fr-FR"/>
        </w:rPr>
        <w:t>gười làm chứng</w:t>
      </w:r>
      <w:r w:rsidR="00BD1B41" w:rsidRPr="00612C18">
        <w:rPr>
          <w:rFonts w:ascii="Times New Roman" w:hAnsi="Times New Roman" w:cs="Phetsarath OT" w:hint="cs"/>
          <w:b/>
          <w:bCs/>
          <w:color w:val="000000" w:themeColor="text1"/>
          <w:sz w:val="24"/>
          <w:szCs w:val="24"/>
          <w:cs/>
        </w:rPr>
        <w:tab/>
      </w:r>
      <w:r w:rsidRPr="00A16F44">
        <w:rPr>
          <w:rFonts w:ascii="Times New Roman" w:hAnsi="Times New Roman" w:cs="Phetsarath OT"/>
          <w:b/>
          <w:bCs/>
          <w:color w:val="000000" w:themeColor="text1"/>
          <w:sz w:val="24"/>
          <w:szCs w:val="24"/>
          <w:lang w:val="fr-FR"/>
        </w:rPr>
        <w:t>Chứng nhận tòa án</w:t>
      </w:r>
    </w:p>
    <w:p w14:paraId="7506E92A" w14:textId="77777777" w:rsidR="00BD1B41" w:rsidRPr="00612C18" w:rsidRDefault="00BD1B41" w:rsidP="00BD1B41">
      <w:pPr>
        <w:tabs>
          <w:tab w:val="left" w:pos="6096"/>
        </w:tabs>
        <w:spacing w:after="0" w:line="276" w:lineRule="auto"/>
        <w:ind w:left="720" w:firstLine="273"/>
        <w:rPr>
          <w:rFonts w:ascii="Times New Roman" w:hAnsi="Times New Roman" w:cs="Phetsarath OT"/>
          <w:b/>
          <w:bCs/>
          <w:color w:val="000000" w:themeColor="text1"/>
          <w:sz w:val="16"/>
          <w:szCs w:val="16"/>
          <w:lang w:val="fr-FR"/>
        </w:rPr>
      </w:pPr>
    </w:p>
    <w:p w14:paraId="252BE54C" w14:textId="77777777" w:rsidR="00BD1B41" w:rsidRPr="00612C18" w:rsidRDefault="00BD1B41" w:rsidP="00851D7E">
      <w:pPr>
        <w:pStyle w:val="ListParagraph"/>
        <w:numPr>
          <w:ilvl w:val="0"/>
          <w:numId w:val="18"/>
        </w:numPr>
        <w:tabs>
          <w:tab w:val="left" w:pos="6096"/>
        </w:tabs>
        <w:spacing w:after="0" w:line="600" w:lineRule="auto"/>
        <w:ind w:left="284" w:hanging="284"/>
        <w:rPr>
          <w:rFonts w:ascii="Times New Roman" w:hAnsi="Times New Roman" w:cs="Phetsarath OT"/>
          <w:color w:val="000000" w:themeColor="text1"/>
          <w:sz w:val="24"/>
          <w:szCs w:val="24"/>
          <w:lang w:val="fr-FR"/>
        </w:rPr>
      </w:pPr>
      <w:r w:rsidRPr="00612C18">
        <w:rPr>
          <w:rFonts w:ascii="Times New Roman" w:hAnsi="Times New Roman" w:cs="Phetsarath OT"/>
          <w:color w:val="000000" w:themeColor="text1"/>
          <w:sz w:val="24"/>
          <w:szCs w:val="24"/>
          <w:cs/>
          <w:lang w:val="fr-FR"/>
        </w:rPr>
        <w:t>........................................</w:t>
      </w:r>
    </w:p>
    <w:p w14:paraId="200863F6" w14:textId="77777777" w:rsidR="00BD1B41" w:rsidRPr="00612C18" w:rsidRDefault="00BD1B41" w:rsidP="00851D7E">
      <w:pPr>
        <w:pStyle w:val="ListParagraph"/>
        <w:numPr>
          <w:ilvl w:val="0"/>
          <w:numId w:val="18"/>
        </w:numPr>
        <w:tabs>
          <w:tab w:val="left" w:pos="6096"/>
        </w:tabs>
        <w:spacing w:after="0" w:line="600" w:lineRule="auto"/>
        <w:ind w:left="284" w:hanging="284"/>
        <w:rPr>
          <w:rFonts w:ascii="Times New Roman" w:hAnsi="Times New Roman" w:cs="Phetsarath OT"/>
          <w:color w:val="000000" w:themeColor="text1"/>
          <w:sz w:val="24"/>
          <w:szCs w:val="24"/>
          <w:lang w:val="fr-FR"/>
        </w:rPr>
      </w:pPr>
      <w:r w:rsidRPr="00612C18">
        <w:rPr>
          <w:rFonts w:ascii="Times New Roman" w:hAnsi="Times New Roman" w:cs="Phetsarath OT"/>
          <w:color w:val="000000" w:themeColor="text1"/>
          <w:sz w:val="24"/>
          <w:szCs w:val="24"/>
          <w:cs/>
          <w:lang w:val="fr-FR"/>
        </w:rPr>
        <w:t>........................................</w:t>
      </w:r>
    </w:p>
    <w:p w14:paraId="7CEF958D" w14:textId="77777777" w:rsidR="00D446CD" w:rsidRPr="00612C18" w:rsidRDefault="00BD1B41" w:rsidP="00D446CD">
      <w:pPr>
        <w:pStyle w:val="ListParagraph"/>
        <w:numPr>
          <w:ilvl w:val="0"/>
          <w:numId w:val="18"/>
        </w:numPr>
        <w:tabs>
          <w:tab w:val="left" w:pos="6096"/>
        </w:tabs>
        <w:spacing w:after="0" w:line="600" w:lineRule="auto"/>
        <w:ind w:left="284" w:hanging="284"/>
        <w:rPr>
          <w:rFonts w:ascii="Times New Roman" w:hAnsi="Times New Roman" w:cs="Phetsarath OT"/>
          <w:color w:val="000000" w:themeColor="text1"/>
          <w:sz w:val="24"/>
          <w:szCs w:val="24"/>
          <w:lang w:val="fr-FR"/>
        </w:rPr>
      </w:pPr>
      <w:r w:rsidRPr="00612C18">
        <w:rPr>
          <w:rFonts w:ascii="Times New Roman" w:hAnsi="Times New Roman" w:cs="Phetsarath OT"/>
          <w:color w:val="000000" w:themeColor="text1"/>
          <w:sz w:val="24"/>
          <w:szCs w:val="24"/>
          <w:cs/>
          <w:lang w:val="fr-FR"/>
        </w:rPr>
        <w:t>........</w:t>
      </w:r>
      <w:r w:rsidR="00D446CD" w:rsidRPr="00612C18">
        <w:rPr>
          <w:rFonts w:ascii="Times New Roman" w:hAnsi="Times New Roman" w:cs="Phetsarath OT"/>
          <w:color w:val="000000" w:themeColor="text1"/>
          <w:sz w:val="24"/>
          <w:szCs w:val="24"/>
          <w:cs/>
          <w:lang w:val="fr-FR"/>
        </w:rPr>
        <w:t>...............................</w:t>
      </w:r>
    </w:p>
    <w:sectPr w:rsidR="00D446CD" w:rsidRPr="00612C18" w:rsidSect="00473AA9">
      <w:footerReference w:type="default" r:id="rId10"/>
      <w:pgSz w:w="11906" w:h="16838" w:code="9"/>
      <w:pgMar w:top="720" w:right="1134" w:bottom="1134" w:left="1418" w:header="720" w:footer="68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MBLAO-PC174" w:date="2022-11-09T09:45:00Z" w:initials="M">
    <w:p w14:paraId="0E9408EA" w14:textId="4BFFB121" w:rsidR="005D29E6" w:rsidRDefault="005D29E6">
      <w:pPr>
        <w:pStyle w:val="CommentText"/>
      </w:pPr>
      <w:r>
        <w:rPr>
          <w:rStyle w:val="CommentReference"/>
        </w:rPr>
        <w:annotationRef/>
      </w:r>
      <w:r>
        <w:t xml:space="preserve">Đơn vị kiểm tra lại tên và sử dụng đúng với bản tiếng Lào </w:t>
      </w:r>
    </w:p>
  </w:comment>
  <w:comment w:id="5" w:author="Le Duy Dien" w:date="2022-11-09T10:13:00Z" w:initials="LDD">
    <w:p w14:paraId="47A117A1" w14:textId="77777777" w:rsidR="00B212ED" w:rsidRDefault="00B212ED" w:rsidP="00B3050C">
      <w:pPr>
        <w:pStyle w:val="CommentText"/>
      </w:pPr>
      <w:r>
        <w:rPr>
          <w:rStyle w:val="CommentReference"/>
        </w:rPr>
        <w:annotationRef/>
      </w:r>
      <w:r>
        <w:t>@Seng Xem lại chỗ này nhé</w:t>
      </w:r>
    </w:p>
  </w:comment>
  <w:comment w:id="30" w:author="MBLAO-PC174" w:date="2022-11-09T09:46:00Z" w:initials="M">
    <w:p w14:paraId="7F5BFD0C" w14:textId="22F64C77" w:rsidR="005D29E6" w:rsidRDefault="005D29E6">
      <w:pPr>
        <w:pStyle w:val="CommentText"/>
      </w:pPr>
      <w:r>
        <w:rPr>
          <w:rStyle w:val="CommentReference"/>
        </w:rPr>
        <w:annotationRef/>
      </w:r>
      <w:r>
        <w:t xml:space="preserve">15 000 USD kiểm tra lại nội dung cùng với đó 15 000 có bao gồm </w:t>
      </w:r>
      <w:r w:rsidR="00C11004">
        <w:t xml:space="preserve">VAT chưa nếu có tách rõ VAT ra </w:t>
      </w:r>
    </w:p>
  </w:comment>
  <w:comment w:id="31" w:author="Le Duy Dien" w:date="2022-11-09T10:14:00Z" w:initials="LDD">
    <w:p w14:paraId="5C01051A" w14:textId="77777777" w:rsidR="002D7215" w:rsidRDefault="002D7215" w:rsidP="008F00D4">
      <w:pPr>
        <w:pStyle w:val="CommentText"/>
      </w:pPr>
      <w:r>
        <w:rPr>
          <w:rStyle w:val="CommentReference"/>
        </w:rPr>
        <w:annotationRef/>
      </w:r>
      <w:r>
        <w:t>Hôm trước đã báo Athit là đã tách ra trong công văn là 15kk đã bao gồm VAT. Nhưng Seng thông tin lại 15k chưa gồm VAT. Nếu mình lấy hóa đơn thì phải trả VAT</w:t>
      </w:r>
    </w:p>
  </w:comment>
  <w:comment w:id="39" w:author="Nguyen The. Hung" w:date="2022-11-09T14:10:00Z" w:initials="NTH">
    <w:p w14:paraId="77B80A90" w14:textId="21A5591A" w:rsidR="00CC48D8" w:rsidRDefault="00CC48D8">
      <w:pPr>
        <w:pStyle w:val="CommentText"/>
      </w:pPr>
      <w:r>
        <w:rPr>
          <w:rStyle w:val="CommentReference"/>
        </w:rPr>
        <w:annotationRef/>
      </w:r>
      <w:r>
        <w:t>Nếu chưa bao gồm VAT thì sửa lại là chưa bao gồm VAT, hồ sơ thanh toán gồm giấy đề nghị thanh toán của nhà cung cấp và hóa đơn giá trị gia tăng</w:t>
      </w:r>
      <w:r w:rsidR="002F428B">
        <w:t>, giá trị theo hợp đồng ký kết</w:t>
      </w:r>
    </w:p>
    <w:p w14:paraId="32A583C7" w14:textId="0C50D353" w:rsidR="002F428B" w:rsidRDefault="002F428B">
      <w:pPr>
        <w:pStyle w:val="CommentText"/>
      </w:pPr>
      <w:r>
        <w:t>Lưu ý: Xuất hóa đơn trước khi thanh toán</w:t>
      </w:r>
    </w:p>
  </w:comment>
  <w:comment w:id="40" w:author="Le Duy Dien" w:date="2022-11-09T14:57:00Z" w:initials="LDD">
    <w:p w14:paraId="3E5E63FD" w14:textId="77777777" w:rsidR="008710C5" w:rsidRDefault="008710C5" w:rsidP="00113852">
      <w:pPr>
        <w:pStyle w:val="CommentText"/>
      </w:pPr>
      <w:r>
        <w:rPr>
          <w:rStyle w:val="CommentReference"/>
        </w:rPr>
        <w:annotationRef/>
      </w:r>
      <w:r>
        <w:t>Đã sửa chưa bao gồm VAT và xuất hóa đơn trước sau đó mới thanh toán</w:t>
      </w:r>
    </w:p>
  </w:comment>
  <w:comment w:id="53" w:author="Nguyen The. Hung" w:date="2022-11-09T14:10:00Z" w:initials="NTH">
    <w:p w14:paraId="2AA7461F" w14:textId="77777777" w:rsidR="00144B86" w:rsidRDefault="00144B86" w:rsidP="00144B86">
      <w:pPr>
        <w:pStyle w:val="CommentText"/>
      </w:pPr>
      <w:r>
        <w:rPr>
          <w:rStyle w:val="CommentReference"/>
        </w:rPr>
        <w:annotationRef/>
      </w:r>
      <w:r>
        <w:t>Nếu chưa bao gồm VAT thì sửa lại là chưa bao gồm VAT, hồ sơ thanh toán gồm giấy đề nghị thanh toán của nhà cung cấp và hóa đơn giá trị gia tăng, giá trị theo hợp đồng ký kết</w:t>
      </w:r>
    </w:p>
    <w:p w14:paraId="6E39D173" w14:textId="77777777" w:rsidR="00144B86" w:rsidRDefault="00144B86" w:rsidP="00144B86">
      <w:pPr>
        <w:pStyle w:val="CommentText"/>
      </w:pPr>
      <w:r>
        <w:t>Lưu ý: Xuất hóa đơn trước khi thanh toán</w:t>
      </w:r>
    </w:p>
  </w:comment>
  <w:comment w:id="54" w:author="Le Duy Dien" w:date="2022-11-09T14:57:00Z" w:initials="LDD">
    <w:p w14:paraId="3B251FD7" w14:textId="77777777" w:rsidR="00144B86" w:rsidRDefault="00144B86" w:rsidP="00144B86">
      <w:pPr>
        <w:pStyle w:val="CommentText"/>
      </w:pPr>
      <w:r>
        <w:rPr>
          <w:rStyle w:val="CommentReference"/>
        </w:rPr>
        <w:annotationRef/>
      </w:r>
      <w:r>
        <w:t>Đã sửa chưa bao gồm VAT và xuất hóa đơn trước sau đó mới thanh toán</w:t>
      </w:r>
    </w:p>
  </w:comment>
  <w:comment w:id="59" w:author="Nguyen The. Hung" w:date="2022-11-09T14:21:00Z" w:initials="NTH">
    <w:p w14:paraId="5F580CB7" w14:textId="1E878553" w:rsidR="002F428B" w:rsidRDefault="002F428B">
      <w:pPr>
        <w:pStyle w:val="CommentText"/>
      </w:pPr>
      <w:r>
        <w:rPr>
          <w:rStyle w:val="CommentReference"/>
        </w:rPr>
        <w:annotationRef/>
      </w:r>
      <w:r>
        <w:t>Xuất hóa đơn trước khi thanh toán</w:t>
      </w:r>
    </w:p>
  </w:comment>
  <w:comment w:id="60" w:author="Le Duy Dien" w:date="2022-11-09T14:57:00Z" w:initials="LDD">
    <w:p w14:paraId="1185C454" w14:textId="77777777" w:rsidR="008710C5" w:rsidRDefault="008710C5" w:rsidP="00307D93">
      <w:pPr>
        <w:pStyle w:val="CommentText"/>
      </w:pPr>
      <w:r>
        <w:rPr>
          <w:rStyle w:val="CommentReference"/>
        </w:rPr>
        <w:annotationRef/>
      </w:r>
      <w:r>
        <w:t>Đã sửa. P.TCKT cung cấp chuẩn hóa thông tin ghi trên hóa đơn VAT</w:t>
      </w:r>
    </w:p>
  </w:comment>
  <w:comment w:id="61" w:author="Le Duy Dien" w:date="2022-11-09T14:59:00Z" w:initials="LDD">
    <w:p w14:paraId="35D0BABA" w14:textId="77777777" w:rsidR="008F263E" w:rsidRDefault="008F263E" w:rsidP="00BF572D">
      <w:pPr>
        <w:pStyle w:val="CommentText"/>
      </w:pPr>
      <w:r>
        <w:rPr>
          <w:rStyle w:val="CommentReference"/>
        </w:rPr>
        <w:annotationRef/>
      </w:r>
      <w:r>
        <w:t>TCKT bổ sung chuẩn xác thông tin xuất hóa đơn trong hợp đồng này vào đây</w:t>
      </w:r>
    </w:p>
  </w:comment>
  <w:comment w:id="82" w:author="MBLAO-PC174" w:date="2022-11-09T09:52:00Z" w:initials="M">
    <w:p w14:paraId="057F7FF8" w14:textId="0E9B241D" w:rsidR="001211B5" w:rsidRDefault="001211B5">
      <w:pPr>
        <w:pStyle w:val="CommentText"/>
      </w:pPr>
      <w:r>
        <w:rPr>
          <w:rStyle w:val="CommentReference"/>
        </w:rPr>
        <w:annotationRef/>
      </w:r>
      <w:r>
        <w:t xml:space="preserve">Công ty nào ở đây việc chỉnh sưa HĐ phải có sự đồng ý từ 2 bên </w:t>
      </w:r>
    </w:p>
  </w:comment>
  <w:comment w:id="102" w:author="MBLAO-PC174" w:date="2022-11-09T09:53:00Z" w:initials="M">
    <w:p w14:paraId="599F0650" w14:textId="33C82258" w:rsidR="001211B5" w:rsidRDefault="001211B5">
      <w:pPr>
        <w:pStyle w:val="CommentText"/>
      </w:pPr>
      <w:r>
        <w:rPr>
          <w:rStyle w:val="CommentReference"/>
        </w:rPr>
        <w:annotationRef/>
      </w:r>
      <w:r>
        <w:t xml:space="preserve">Việc rút hợp đồng thành viên là một việc nghiệm trọng đơn vị phải nêu lý do thực tế rõ ràng không chỉ để chung kiểu này rủi ro cho Mb </w:t>
      </w:r>
    </w:p>
  </w:comment>
  <w:comment w:id="127" w:author="Nguyen The. Hung" w:date="2022-11-09T14:22:00Z" w:initials="NTH">
    <w:p w14:paraId="14460871" w14:textId="77777777" w:rsidR="002F428B" w:rsidRDefault="002F428B">
      <w:pPr>
        <w:pStyle w:val="CommentText"/>
      </w:pPr>
      <w:r>
        <w:rPr>
          <w:rStyle w:val="CommentReference"/>
        </w:rPr>
        <w:annotationRef/>
      </w:r>
      <w:r>
        <w:t>Thông báo bằng hình thức nào, nếu phát hiện sau 10h thì có được xử lý không???</w:t>
      </w:r>
    </w:p>
    <w:p w14:paraId="13C7E0A9" w14:textId="0251B980" w:rsidR="002F428B" w:rsidRDefault="002F428B">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E9408EA" w15:done="0"/>
  <w15:commentEx w15:paraId="47A117A1" w15:paraIdParent="0E9408EA" w15:done="0"/>
  <w15:commentEx w15:paraId="7F5BFD0C" w15:done="0"/>
  <w15:commentEx w15:paraId="5C01051A" w15:paraIdParent="7F5BFD0C" w15:done="0"/>
  <w15:commentEx w15:paraId="32A583C7" w15:done="0"/>
  <w15:commentEx w15:paraId="3E5E63FD" w15:paraIdParent="32A583C7" w15:done="0"/>
  <w15:commentEx w15:paraId="6E39D173" w15:done="0"/>
  <w15:commentEx w15:paraId="3B251FD7" w15:paraIdParent="6E39D173" w15:done="0"/>
  <w15:commentEx w15:paraId="5F580CB7" w15:done="0"/>
  <w15:commentEx w15:paraId="1185C454" w15:paraIdParent="5F580CB7" w15:done="0"/>
  <w15:commentEx w15:paraId="35D0BABA" w15:done="0"/>
  <w15:commentEx w15:paraId="057F7FF8" w15:done="0"/>
  <w15:commentEx w15:paraId="599F0650" w15:done="0"/>
  <w15:commentEx w15:paraId="13C7E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5FBD1" w16cex:dateUtc="2022-11-09T03:13:00Z"/>
  <w16cex:commentExtensible w16cex:durableId="2715FBFF" w16cex:dateUtc="2022-11-09T03:14:00Z"/>
  <w16cex:commentExtensible w16cex:durableId="27163E50" w16cex:dateUtc="2022-11-09T07:57:00Z"/>
  <w16cex:commentExtensible w16cex:durableId="27163E97" w16cex:dateUtc="2022-11-09T07:57:00Z"/>
  <w16cex:commentExtensible w16cex:durableId="27163E62" w16cex:dateUtc="2022-11-09T07:57:00Z"/>
  <w16cex:commentExtensible w16cex:durableId="27163ECC" w16cex:dateUtc="2022-11-09T0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9408EA" w16cid:durableId="2715FB63"/>
  <w16cid:commentId w16cid:paraId="47A117A1" w16cid:durableId="2715FBD1"/>
  <w16cid:commentId w16cid:paraId="7F5BFD0C" w16cid:durableId="2715FB64"/>
  <w16cid:commentId w16cid:paraId="5C01051A" w16cid:durableId="2715FBFF"/>
  <w16cid:commentId w16cid:paraId="32A583C7" w16cid:durableId="27163D4D"/>
  <w16cid:commentId w16cid:paraId="3E5E63FD" w16cid:durableId="27163E50"/>
  <w16cid:commentId w16cid:paraId="6E39D173" w16cid:durableId="27163E98"/>
  <w16cid:commentId w16cid:paraId="3B251FD7" w16cid:durableId="27163E97"/>
  <w16cid:commentId w16cid:paraId="5F580CB7" w16cid:durableId="27163D4E"/>
  <w16cid:commentId w16cid:paraId="1185C454" w16cid:durableId="27163E62"/>
  <w16cid:commentId w16cid:paraId="35D0BABA" w16cid:durableId="27163ECC"/>
  <w16cid:commentId w16cid:paraId="057F7FF8" w16cid:durableId="2715FB65"/>
  <w16cid:commentId w16cid:paraId="599F0650" w16cid:durableId="2715FB66"/>
  <w16cid:commentId w16cid:paraId="13C7E0A9" w16cid:durableId="27163D5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E4213E" w14:textId="77777777" w:rsidR="00884A5C" w:rsidRDefault="00884A5C">
      <w:pPr>
        <w:spacing w:after="0" w:line="240" w:lineRule="auto"/>
      </w:pPr>
      <w:r>
        <w:separator/>
      </w:r>
    </w:p>
  </w:endnote>
  <w:endnote w:type="continuationSeparator" w:id="0">
    <w:p w14:paraId="5D579A30" w14:textId="77777777" w:rsidR="00884A5C" w:rsidRDefault="00884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hetsarath OT">
    <w:altName w:val="DokChampa"/>
    <w:panose1 w:val="02000500000000000001"/>
    <w:charset w:val="81"/>
    <w:family w:val="auto"/>
    <w:pitch w:val="variable"/>
    <w:sig w:usb0="F7FFAEFF" w:usb1="FBDFFFFF" w:usb2="1FFBFFFF" w:usb3="00000000" w:csb0="8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Saysettha Lao">
    <w:panose1 w:val="020B0504020207020204"/>
    <w:charset w:val="00"/>
    <w:family w:val="swiss"/>
    <w:pitch w:val="variable"/>
    <w:sig w:usb0="A000002F" w:usb1="00000048" w:usb2="00000000" w:usb3="00000000" w:csb0="00000111" w:csb1="00000000"/>
  </w:font>
  <w:font w:name="DengXian">
    <w:altName w:val="等线"/>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okChampa">
    <w:panose1 w:val="020B0604020202020204"/>
    <w:charset w:val="00"/>
    <w:family w:val="swiss"/>
    <w:pitch w:val="variable"/>
    <w:sig w:usb0="83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182779294"/>
      <w:docPartObj>
        <w:docPartGallery w:val="Page Numbers (Bottom of Page)"/>
        <w:docPartUnique/>
      </w:docPartObj>
    </w:sdtPr>
    <w:sdtEndPr>
      <w:rPr>
        <w:noProof/>
      </w:rPr>
    </w:sdtEndPr>
    <w:sdtContent>
      <w:p w14:paraId="2532C125" w14:textId="112350B3" w:rsidR="002433DD" w:rsidRPr="009434FB" w:rsidRDefault="002433DD" w:rsidP="002433DD">
        <w:pPr>
          <w:pStyle w:val="Footer"/>
          <w:jc w:val="center"/>
          <w:rPr>
            <w:rFonts w:ascii="Times New Roman" w:hAnsi="Times New Roman" w:cs="Times New Roman"/>
            <w:sz w:val="24"/>
            <w:szCs w:val="24"/>
          </w:rPr>
        </w:pPr>
        <w:r w:rsidRPr="009434FB">
          <w:rPr>
            <w:rFonts w:ascii="Times New Roman" w:hAnsi="Times New Roman" w:cs="Times New Roman"/>
            <w:sz w:val="24"/>
            <w:szCs w:val="24"/>
            <w:shd w:val="clear" w:color="auto" w:fill="FFFFFF" w:themeFill="background1"/>
          </w:rPr>
          <w:fldChar w:fldCharType="begin"/>
        </w:r>
        <w:r w:rsidRPr="009434FB">
          <w:rPr>
            <w:rFonts w:ascii="Times New Roman" w:hAnsi="Times New Roman" w:cs="Times New Roman"/>
            <w:sz w:val="24"/>
            <w:szCs w:val="24"/>
            <w:shd w:val="clear" w:color="auto" w:fill="FFFFFF" w:themeFill="background1"/>
          </w:rPr>
          <w:instrText xml:space="preserve"> PAGE   \* MERGEFORMAT </w:instrText>
        </w:r>
        <w:r w:rsidRPr="009434FB">
          <w:rPr>
            <w:rFonts w:ascii="Times New Roman" w:hAnsi="Times New Roman" w:cs="Times New Roman"/>
            <w:sz w:val="24"/>
            <w:szCs w:val="24"/>
            <w:shd w:val="clear" w:color="auto" w:fill="FFFFFF" w:themeFill="background1"/>
          </w:rPr>
          <w:fldChar w:fldCharType="separate"/>
        </w:r>
        <w:r w:rsidR="0073503B">
          <w:rPr>
            <w:rFonts w:ascii="Times New Roman" w:hAnsi="Times New Roman" w:cs="Times New Roman"/>
            <w:noProof/>
            <w:sz w:val="24"/>
            <w:szCs w:val="24"/>
            <w:shd w:val="clear" w:color="auto" w:fill="FFFFFF" w:themeFill="background1"/>
          </w:rPr>
          <w:t>4</w:t>
        </w:r>
        <w:r w:rsidRPr="009434FB">
          <w:rPr>
            <w:rFonts w:ascii="Times New Roman" w:hAnsi="Times New Roman" w:cs="Times New Roman"/>
            <w:noProof/>
            <w:sz w:val="24"/>
            <w:szCs w:val="24"/>
            <w:shd w:val="clear" w:color="auto" w:fill="FFFFFF" w:themeFill="background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E0CF4E" w14:textId="77777777" w:rsidR="00884A5C" w:rsidRDefault="00884A5C">
      <w:pPr>
        <w:spacing w:after="0" w:line="240" w:lineRule="auto"/>
      </w:pPr>
      <w:r>
        <w:separator/>
      </w:r>
    </w:p>
  </w:footnote>
  <w:footnote w:type="continuationSeparator" w:id="0">
    <w:p w14:paraId="36CBAB42" w14:textId="77777777" w:rsidR="00884A5C" w:rsidRDefault="00884A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54723"/>
    <w:multiLevelType w:val="hybridMultilevel"/>
    <w:tmpl w:val="5498BD62"/>
    <w:lvl w:ilvl="0" w:tplc="DC78639E">
      <w:start w:val="1"/>
      <w:numFmt w:val="decimal"/>
      <w:lvlText w:val="%1."/>
      <w:lvlJc w:val="left"/>
      <w:pPr>
        <w:ind w:left="1080" w:hanging="360"/>
      </w:pPr>
      <w:rPr>
        <w:rFonts w:ascii="Times New Roman" w:hAnsi="Times New Roman" w:cs="Times New Roman" w:hint="default"/>
        <w:b/>
        <w:bCs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3B45BC"/>
    <w:multiLevelType w:val="hybridMultilevel"/>
    <w:tmpl w:val="3E406BB8"/>
    <w:lvl w:ilvl="0" w:tplc="ED8E036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CA21DF"/>
    <w:multiLevelType w:val="hybridMultilevel"/>
    <w:tmpl w:val="0F64E7E6"/>
    <w:lvl w:ilvl="0" w:tplc="ED7C5BEE">
      <w:start w:val="1"/>
      <w:numFmt w:val="decimal"/>
      <w:lvlText w:val="%1."/>
      <w:lvlJc w:val="left"/>
      <w:pPr>
        <w:ind w:left="1530" w:hanging="360"/>
      </w:pPr>
      <w:rPr>
        <w:rFonts w:ascii="Phetsarath OT" w:eastAsia="Phetsarath OT" w:hAnsi="Phetsarath OT" w:cs="Phetsarath OT"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11959"/>
    <w:multiLevelType w:val="hybridMultilevel"/>
    <w:tmpl w:val="EDB4D8CA"/>
    <w:lvl w:ilvl="0" w:tplc="6C4E49B2">
      <w:numFmt w:val="bullet"/>
      <w:lvlText w:val="-"/>
      <w:lvlJc w:val="left"/>
      <w:pPr>
        <w:ind w:left="1440" w:hanging="360"/>
      </w:pPr>
      <w:rPr>
        <w:rFonts w:ascii="Phetsarath OT" w:eastAsia="Phetsarath OT" w:hAnsi="Phetsarath OT" w:cs="Phetsarath OT" w:hint="eastAsia"/>
        <w:lang w:bidi="lo-L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C527C6A"/>
    <w:multiLevelType w:val="hybridMultilevel"/>
    <w:tmpl w:val="1E50246C"/>
    <w:lvl w:ilvl="0" w:tplc="A430510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5C79C9"/>
    <w:multiLevelType w:val="hybridMultilevel"/>
    <w:tmpl w:val="A47E27B0"/>
    <w:lvl w:ilvl="0" w:tplc="91AE3B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3EA4EA2"/>
    <w:multiLevelType w:val="hybridMultilevel"/>
    <w:tmpl w:val="10BA1E4A"/>
    <w:lvl w:ilvl="0" w:tplc="E1F4D7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B6150C"/>
    <w:multiLevelType w:val="hybridMultilevel"/>
    <w:tmpl w:val="7604F596"/>
    <w:lvl w:ilvl="0" w:tplc="3D706468">
      <w:start w:val="1"/>
      <w:numFmt w:val="bullet"/>
      <w:lvlText w:val=""/>
      <w:lvlJc w:val="left"/>
      <w:pPr>
        <w:ind w:left="1080" w:hanging="360"/>
      </w:pPr>
      <w:rPr>
        <w:rFonts w:ascii="Wingdings" w:eastAsiaTheme="minorHAnsi" w:hAnsi="Wingdings" w:cs="Times New Roman" w:hint="default"/>
        <w:color w:val="0070C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E36675"/>
    <w:multiLevelType w:val="multilevel"/>
    <w:tmpl w:val="5526F450"/>
    <w:lvl w:ilvl="0">
      <w:start w:val="1"/>
      <w:numFmt w:val="decimal"/>
      <w:lvlText w:val="%1."/>
      <w:lvlJc w:val="left"/>
      <w:pPr>
        <w:ind w:left="1080" w:hanging="360"/>
      </w:pPr>
    </w:lvl>
    <w:lvl w:ilvl="1">
      <w:start w:val="1"/>
      <w:numFmt w:val="decimal"/>
      <w:isLgl/>
      <w:lvlText w:val="%1.%2."/>
      <w:lvlJc w:val="left"/>
      <w:pPr>
        <w:ind w:left="2421" w:hanging="720"/>
      </w:pPr>
      <w:rPr>
        <w:rFonts w:hint="default"/>
      </w:rPr>
    </w:lvl>
    <w:lvl w:ilvl="2">
      <w:start w:val="1"/>
      <w:numFmt w:val="decimal"/>
      <w:isLgl/>
      <w:lvlText w:val="%1.%2.%3."/>
      <w:lvlJc w:val="left"/>
      <w:pPr>
        <w:ind w:left="3402" w:hanging="720"/>
      </w:pPr>
      <w:rPr>
        <w:rFonts w:hint="default"/>
      </w:rPr>
    </w:lvl>
    <w:lvl w:ilvl="3">
      <w:start w:val="1"/>
      <w:numFmt w:val="decimal"/>
      <w:isLgl/>
      <w:lvlText w:val="%1.%2.%3.%4."/>
      <w:lvlJc w:val="left"/>
      <w:pPr>
        <w:ind w:left="4743" w:hanging="1080"/>
      </w:pPr>
      <w:rPr>
        <w:rFonts w:hint="default"/>
      </w:rPr>
    </w:lvl>
    <w:lvl w:ilvl="4">
      <w:start w:val="1"/>
      <w:numFmt w:val="decimal"/>
      <w:isLgl/>
      <w:lvlText w:val="%1.%2.%3.%4.%5."/>
      <w:lvlJc w:val="left"/>
      <w:pPr>
        <w:ind w:left="5724" w:hanging="1080"/>
      </w:pPr>
      <w:rPr>
        <w:rFonts w:hint="default"/>
      </w:rPr>
    </w:lvl>
    <w:lvl w:ilvl="5">
      <w:start w:val="1"/>
      <w:numFmt w:val="decimal"/>
      <w:isLgl/>
      <w:lvlText w:val="%1.%2.%3.%4.%5.%6."/>
      <w:lvlJc w:val="left"/>
      <w:pPr>
        <w:ind w:left="7065" w:hanging="1440"/>
      </w:pPr>
      <w:rPr>
        <w:rFonts w:hint="default"/>
      </w:rPr>
    </w:lvl>
    <w:lvl w:ilvl="6">
      <w:start w:val="1"/>
      <w:numFmt w:val="decimal"/>
      <w:isLgl/>
      <w:lvlText w:val="%1.%2.%3.%4.%5.%6.%7."/>
      <w:lvlJc w:val="left"/>
      <w:pPr>
        <w:ind w:left="8046" w:hanging="1440"/>
      </w:pPr>
      <w:rPr>
        <w:rFonts w:hint="default"/>
      </w:rPr>
    </w:lvl>
    <w:lvl w:ilvl="7">
      <w:start w:val="1"/>
      <w:numFmt w:val="decimal"/>
      <w:isLgl/>
      <w:lvlText w:val="%1.%2.%3.%4.%5.%6.%7.%8."/>
      <w:lvlJc w:val="left"/>
      <w:pPr>
        <w:ind w:left="9387" w:hanging="1800"/>
      </w:pPr>
      <w:rPr>
        <w:rFonts w:hint="default"/>
      </w:rPr>
    </w:lvl>
    <w:lvl w:ilvl="8">
      <w:start w:val="1"/>
      <w:numFmt w:val="decimal"/>
      <w:isLgl/>
      <w:lvlText w:val="%1.%2.%3.%4.%5.%6.%7.%8.%9."/>
      <w:lvlJc w:val="left"/>
      <w:pPr>
        <w:ind w:left="10728" w:hanging="2160"/>
      </w:pPr>
      <w:rPr>
        <w:rFonts w:hint="default"/>
      </w:rPr>
    </w:lvl>
  </w:abstractNum>
  <w:abstractNum w:abstractNumId="9" w15:restartNumberingAfterBreak="0">
    <w:nsid w:val="3FE90588"/>
    <w:multiLevelType w:val="hybridMultilevel"/>
    <w:tmpl w:val="1E02A742"/>
    <w:lvl w:ilvl="0" w:tplc="A976AB82">
      <w:start w:val="1"/>
      <w:numFmt w:val="decimal"/>
      <w:lvlText w:val="%1."/>
      <w:lvlJc w:val="left"/>
      <w:pPr>
        <w:ind w:left="1080" w:hanging="360"/>
      </w:pPr>
      <w:rPr>
        <w:rFonts w:eastAsia="Phetsarath OT"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24F0AE3"/>
    <w:multiLevelType w:val="hybridMultilevel"/>
    <w:tmpl w:val="EBDAC2CC"/>
    <w:lvl w:ilvl="0" w:tplc="C75ED37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C384E3F"/>
    <w:multiLevelType w:val="hybridMultilevel"/>
    <w:tmpl w:val="F80A3B9E"/>
    <w:lvl w:ilvl="0" w:tplc="80C0E4D8">
      <w:numFmt w:val="bullet"/>
      <w:lvlText w:val="-"/>
      <w:lvlJc w:val="left"/>
      <w:pPr>
        <w:ind w:left="1515" w:hanging="360"/>
      </w:pPr>
      <w:rPr>
        <w:rFonts w:ascii="Phetsarath OT" w:eastAsiaTheme="minorHAnsi" w:hAnsi="Phetsarath OT" w:cs="Phetsarath OT"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2" w15:restartNumberingAfterBreak="0">
    <w:nsid w:val="4CEA6686"/>
    <w:multiLevelType w:val="hybridMultilevel"/>
    <w:tmpl w:val="C64A9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F96E58"/>
    <w:multiLevelType w:val="hybridMultilevel"/>
    <w:tmpl w:val="CA76C8E0"/>
    <w:lvl w:ilvl="0" w:tplc="41F6F40A">
      <w:numFmt w:val="bullet"/>
      <w:lvlText w:val="-"/>
      <w:lvlJc w:val="left"/>
      <w:pPr>
        <w:ind w:left="720" w:hanging="360"/>
      </w:pPr>
      <w:rPr>
        <w:rFonts w:ascii="Phetsarath OT" w:eastAsia="Phetsarath OT" w:hAnsi="Phetsarath OT" w:cs="Phetsarath OT"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F303C0"/>
    <w:multiLevelType w:val="hybridMultilevel"/>
    <w:tmpl w:val="9C1C4D2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 w15:restartNumberingAfterBreak="0">
    <w:nsid w:val="62A651C4"/>
    <w:multiLevelType w:val="hybridMultilevel"/>
    <w:tmpl w:val="B14A1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A718DC"/>
    <w:multiLevelType w:val="hybridMultilevel"/>
    <w:tmpl w:val="ED0C6638"/>
    <w:lvl w:ilvl="0" w:tplc="221CDAA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285661"/>
    <w:multiLevelType w:val="hybridMultilevel"/>
    <w:tmpl w:val="730C1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D57E9B"/>
    <w:multiLevelType w:val="hybridMultilevel"/>
    <w:tmpl w:val="76E0D000"/>
    <w:lvl w:ilvl="0" w:tplc="ED103616">
      <w:start w:val="4"/>
      <w:numFmt w:val="bullet"/>
      <w:lvlText w:val="-"/>
      <w:lvlJc w:val="left"/>
      <w:pPr>
        <w:ind w:left="1080" w:hanging="360"/>
      </w:pPr>
      <w:rPr>
        <w:rFonts w:ascii="Phetsarath OT" w:eastAsia="Phetsarath OT" w:hAnsi="Phetsarath OT" w:cs="Phetsarath O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2306867"/>
    <w:multiLevelType w:val="hybridMultilevel"/>
    <w:tmpl w:val="82A0B5B8"/>
    <w:lvl w:ilvl="0" w:tplc="E9920C3A">
      <w:numFmt w:val="bullet"/>
      <w:lvlText w:val="-"/>
      <w:lvlJc w:val="left"/>
      <w:pPr>
        <w:ind w:left="720" w:hanging="360"/>
      </w:pPr>
      <w:rPr>
        <w:rFonts w:ascii="Times New Roman" w:eastAsiaTheme="minorHAnsi" w:hAnsi="Times New Roman" w:cs="Times New Roman" w:hint="default"/>
        <w:b/>
        <w:bCs/>
        <w:lang w:bidi="lo-L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D14359"/>
    <w:multiLevelType w:val="hybridMultilevel"/>
    <w:tmpl w:val="9F18F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260AB5"/>
    <w:multiLevelType w:val="hybridMultilevel"/>
    <w:tmpl w:val="07905902"/>
    <w:lvl w:ilvl="0" w:tplc="8ECA6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F320453"/>
    <w:multiLevelType w:val="hybridMultilevel"/>
    <w:tmpl w:val="D150815E"/>
    <w:lvl w:ilvl="0" w:tplc="902451F0">
      <w:numFmt w:val="bullet"/>
      <w:lvlText w:val="-"/>
      <w:lvlJc w:val="left"/>
      <w:pPr>
        <w:ind w:left="2160" w:hanging="360"/>
      </w:pPr>
      <w:rPr>
        <w:rFonts w:ascii="Times New Roman" w:eastAsia="Phetsarath OT" w:hAnsi="Times New Roman" w:cs="Times New Roman" w:hint="default"/>
        <w:b/>
        <w:bCs w:val="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3"/>
  </w:num>
  <w:num w:numId="2">
    <w:abstractNumId w:val="19"/>
  </w:num>
  <w:num w:numId="3">
    <w:abstractNumId w:val="2"/>
  </w:num>
  <w:num w:numId="4">
    <w:abstractNumId w:val="12"/>
  </w:num>
  <w:num w:numId="5">
    <w:abstractNumId w:val="15"/>
  </w:num>
  <w:num w:numId="6">
    <w:abstractNumId w:val="14"/>
  </w:num>
  <w:num w:numId="7">
    <w:abstractNumId w:val="17"/>
  </w:num>
  <w:num w:numId="8">
    <w:abstractNumId w:val="6"/>
  </w:num>
  <w:num w:numId="9">
    <w:abstractNumId w:val="9"/>
  </w:num>
  <w:num w:numId="10">
    <w:abstractNumId w:val="8"/>
  </w:num>
  <w:num w:numId="11">
    <w:abstractNumId w:val="11"/>
  </w:num>
  <w:num w:numId="12">
    <w:abstractNumId w:val="5"/>
  </w:num>
  <w:num w:numId="13">
    <w:abstractNumId w:val="0"/>
  </w:num>
  <w:num w:numId="14">
    <w:abstractNumId w:val="21"/>
  </w:num>
  <w:num w:numId="15">
    <w:abstractNumId w:val="1"/>
  </w:num>
  <w:num w:numId="16">
    <w:abstractNumId w:val="4"/>
  </w:num>
  <w:num w:numId="17">
    <w:abstractNumId w:val="3"/>
  </w:num>
  <w:num w:numId="18">
    <w:abstractNumId w:val="20"/>
  </w:num>
  <w:num w:numId="19">
    <w:abstractNumId w:val="18"/>
  </w:num>
  <w:num w:numId="20">
    <w:abstractNumId w:val="13"/>
  </w:num>
  <w:num w:numId="21">
    <w:abstractNumId w:val="18"/>
  </w:num>
  <w:num w:numId="22">
    <w:abstractNumId w:val="22"/>
  </w:num>
  <w:num w:numId="23">
    <w:abstractNumId w:val="7"/>
  </w:num>
  <w:num w:numId="24">
    <w:abstractNumId w:val="10"/>
  </w:num>
  <w:num w:numId="25">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e Duy Dien">
    <w15:presenceInfo w15:providerId="None" w15:userId="Le Duy Dien"/>
  </w15:person>
  <w15:person w15:author="MBLAO-PC174">
    <w15:presenceInfo w15:providerId="None" w15:userId="MBLAO-PC174"/>
  </w15:person>
  <w15:person w15:author="BOUNYAVONG Sengsouly">
    <w15:presenceInfo w15:providerId="AD" w15:userId="S-1-5-21-90132922-852728886-3115933597-66640"/>
  </w15:person>
  <w15:person w15:author="Nguyen The. Hung">
    <w15:presenceInfo w15:providerId="None" w15:userId="Nguyen The. Hu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76E2"/>
    <w:rsid w:val="0000339A"/>
    <w:rsid w:val="00003C85"/>
    <w:rsid w:val="0001400F"/>
    <w:rsid w:val="000209C3"/>
    <w:rsid w:val="000335E8"/>
    <w:rsid w:val="000377E5"/>
    <w:rsid w:val="00047232"/>
    <w:rsid w:val="00056FBE"/>
    <w:rsid w:val="00067C29"/>
    <w:rsid w:val="00084F46"/>
    <w:rsid w:val="00086DC5"/>
    <w:rsid w:val="000953D0"/>
    <w:rsid w:val="00095653"/>
    <w:rsid w:val="000D0B2F"/>
    <w:rsid w:val="000E3972"/>
    <w:rsid w:val="000E7875"/>
    <w:rsid w:val="000F42C3"/>
    <w:rsid w:val="001110C4"/>
    <w:rsid w:val="001129D6"/>
    <w:rsid w:val="00113B63"/>
    <w:rsid w:val="00115D7C"/>
    <w:rsid w:val="001211B5"/>
    <w:rsid w:val="00125CA6"/>
    <w:rsid w:val="00141591"/>
    <w:rsid w:val="00144020"/>
    <w:rsid w:val="00144B86"/>
    <w:rsid w:val="00151F88"/>
    <w:rsid w:val="00157C99"/>
    <w:rsid w:val="00184F1F"/>
    <w:rsid w:val="00187C4E"/>
    <w:rsid w:val="00193AF9"/>
    <w:rsid w:val="001A43C8"/>
    <w:rsid w:val="001A657E"/>
    <w:rsid w:val="001B248A"/>
    <w:rsid w:val="001C2AC0"/>
    <w:rsid w:val="001D2474"/>
    <w:rsid w:val="001E229C"/>
    <w:rsid w:val="00203524"/>
    <w:rsid w:val="00210001"/>
    <w:rsid w:val="00220A46"/>
    <w:rsid w:val="0022506D"/>
    <w:rsid w:val="00236F57"/>
    <w:rsid w:val="002433DD"/>
    <w:rsid w:val="002446AB"/>
    <w:rsid w:val="00247CF4"/>
    <w:rsid w:val="00253B4B"/>
    <w:rsid w:val="00254DDF"/>
    <w:rsid w:val="00283A1F"/>
    <w:rsid w:val="00287C08"/>
    <w:rsid w:val="002A00F5"/>
    <w:rsid w:val="002A72D7"/>
    <w:rsid w:val="002A7D7D"/>
    <w:rsid w:val="002B5D7F"/>
    <w:rsid w:val="002D7215"/>
    <w:rsid w:val="002E69CD"/>
    <w:rsid w:val="002F3A94"/>
    <w:rsid w:val="002F428B"/>
    <w:rsid w:val="002F6702"/>
    <w:rsid w:val="00313B37"/>
    <w:rsid w:val="003252E8"/>
    <w:rsid w:val="0033746D"/>
    <w:rsid w:val="003454FC"/>
    <w:rsid w:val="003607EF"/>
    <w:rsid w:val="00370B6C"/>
    <w:rsid w:val="003808A0"/>
    <w:rsid w:val="00395CB0"/>
    <w:rsid w:val="003A2EB8"/>
    <w:rsid w:val="003A3D15"/>
    <w:rsid w:val="003B7804"/>
    <w:rsid w:val="003C33F5"/>
    <w:rsid w:val="003E0BA6"/>
    <w:rsid w:val="003F0AD0"/>
    <w:rsid w:val="00414254"/>
    <w:rsid w:val="004338E4"/>
    <w:rsid w:val="00436423"/>
    <w:rsid w:val="004472E4"/>
    <w:rsid w:val="00451873"/>
    <w:rsid w:val="00452E67"/>
    <w:rsid w:val="00463217"/>
    <w:rsid w:val="00464229"/>
    <w:rsid w:val="004648A5"/>
    <w:rsid w:val="00473AA9"/>
    <w:rsid w:val="00493D6B"/>
    <w:rsid w:val="004D17CF"/>
    <w:rsid w:val="004D48B2"/>
    <w:rsid w:val="004E4F57"/>
    <w:rsid w:val="004F55F9"/>
    <w:rsid w:val="00502BDD"/>
    <w:rsid w:val="00504723"/>
    <w:rsid w:val="00522C33"/>
    <w:rsid w:val="00526EA0"/>
    <w:rsid w:val="00530A6F"/>
    <w:rsid w:val="00543B0F"/>
    <w:rsid w:val="00547CA5"/>
    <w:rsid w:val="005737A5"/>
    <w:rsid w:val="00574142"/>
    <w:rsid w:val="00585D13"/>
    <w:rsid w:val="0059083A"/>
    <w:rsid w:val="00596E40"/>
    <w:rsid w:val="005B35C1"/>
    <w:rsid w:val="005B649C"/>
    <w:rsid w:val="005C2D22"/>
    <w:rsid w:val="005C3204"/>
    <w:rsid w:val="005C73BF"/>
    <w:rsid w:val="005C7B1A"/>
    <w:rsid w:val="005D29E6"/>
    <w:rsid w:val="005D544A"/>
    <w:rsid w:val="005E3A14"/>
    <w:rsid w:val="005F367F"/>
    <w:rsid w:val="006059FC"/>
    <w:rsid w:val="00612C18"/>
    <w:rsid w:val="00623B16"/>
    <w:rsid w:val="006319CA"/>
    <w:rsid w:val="00631C7D"/>
    <w:rsid w:val="00637331"/>
    <w:rsid w:val="00637AB8"/>
    <w:rsid w:val="00651B6B"/>
    <w:rsid w:val="0065367A"/>
    <w:rsid w:val="00663528"/>
    <w:rsid w:val="006669D6"/>
    <w:rsid w:val="0068242E"/>
    <w:rsid w:val="00692AB7"/>
    <w:rsid w:val="00694AF0"/>
    <w:rsid w:val="0069555E"/>
    <w:rsid w:val="006A2291"/>
    <w:rsid w:val="006C515F"/>
    <w:rsid w:val="006D1445"/>
    <w:rsid w:val="006D5D7D"/>
    <w:rsid w:val="006D75AD"/>
    <w:rsid w:val="006D77C1"/>
    <w:rsid w:val="006E77CB"/>
    <w:rsid w:val="006F7094"/>
    <w:rsid w:val="00716B72"/>
    <w:rsid w:val="007260F0"/>
    <w:rsid w:val="0073503B"/>
    <w:rsid w:val="0075344B"/>
    <w:rsid w:val="00756ED0"/>
    <w:rsid w:val="00760C7C"/>
    <w:rsid w:val="00772407"/>
    <w:rsid w:val="00795D7C"/>
    <w:rsid w:val="00796866"/>
    <w:rsid w:val="007972F6"/>
    <w:rsid w:val="00797C4E"/>
    <w:rsid w:val="007A5ADB"/>
    <w:rsid w:val="007D260E"/>
    <w:rsid w:val="007E0216"/>
    <w:rsid w:val="007E0EE7"/>
    <w:rsid w:val="007E5F4A"/>
    <w:rsid w:val="008113CF"/>
    <w:rsid w:val="00825B5A"/>
    <w:rsid w:val="008376E2"/>
    <w:rsid w:val="00851D7E"/>
    <w:rsid w:val="008667D8"/>
    <w:rsid w:val="00866F17"/>
    <w:rsid w:val="008710C5"/>
    <w:rsid w:val="008769BD"/>
    <w:rsid w:val="00884092"/>
    <w:rsid w:val="00884A5C"/>
    <w:rsid w:val="008A69DC"/>
    <w:rsid w:val="008B7970"/>
    <w:rsid w:val="008C0FFB"/>
    <w:rsid w:val="008C154C"/>
    <w:rsid w:val="008C5218"/>
    <w:rsid w:val="008E3E3C"/>
    <w:rsid w:val="008E7169"/>
    <w:rsid w:val="008F09CA"/>
    <w:rsid w:val="008F2210"/>
    <w:rsid w:val="008F263E"/>
    <w:rsid w:val="008F7B4E"/>
    <w:rsid w:val="0090374C"/>
    <w:rsid w:val="00913461"/>
    <w:rsid w:val="00917294"/>
    <w:rsid w:val="00920AD5"/>
    <w:rsid w:val="00925258"/>
    <w:rsid w:val="00935FB0"/>
    <w:rsid w:val="009434FB"/>
    <w:rsid w:val="00944B2E"/>
    <w:rsid w:val="009774B6"/>
    <w:rsid w:val="009775A1"/>
    <w:rsid w:val="009840F9"/>
    <w:rsid w:val="00A16F44"/>
    <w:rsid w:val="00A2331B"/>
    <w:rsid w:val="00A26DA3"/>
    <w:rsid w:val="00A52AF0"/>
    <w:rsid w:val="00A849A5"/>
    <w:rsid w:val="00A91A05"/>
    <w:rsid w:val="00AA6118"/>
    <w:rsid w:val="00AD2765"/>
    <w:rsid w:val="00B212ED"/>
    <w:rsid w:val="00B31A25"/>
    <w:rsid w:val="00B37A99"/>
    <w:rsid w:val="00B44EDC"/>
    <w:rsid w:val="00B50CC1"/>
    <w:rsid w:val="00B51BD2"/>
    <w:rsid w:val="00B528B6"/>
    <w:rsid w:val="00B535B1"/>
    <w:rsid w:val="00B54A30"/>
    <w:rsid w:val="00B657AA"/>
    <w:rsid w:val="00B90907"/>
    <w:rsid w:val="00B96FEB"/>
    <w:rsid w:val="00BB798D"/>
    <w:rsid w:val="00BC4780"/>
    <w:rsid w:val="00BD1182"/>
    <w:rsid w:val="00BD1B41"/>
    <w:rsid w:val="00BD523B"/>
    <w:rsid w:val="00BD6931"/>
    <w:rsid w:val="00BD73C6"/>
    <w:rsid w:val="00BD7E52"/>
    <w:rsid w:val="00BE5159"/>
    <w:rsid w:val="00BE6FB1"/>
    <w:rsid w:val="00BF2B6B"/>
    <w:rsid w:val="00C10A73"/>
    <w:rsid w:val="00C11004"/>
    <w:rsid w:val="00C145F9"/>
    <w:rsid w:val="00C33725"/>
    <w:rsid w:val="00C3628D"/>
    <w:rsid w:val="00C50087"/>
    <w:rsid w:val="00C60E55"/>
    <w:rsid w:val="00C62253"/>
    <w:rsid w:val="00C645F6"/>
    <w:rsid w:val="00CA2497"/>
    <w:rsid w:val="00CC0FB9"/>
    <w:rsid w:val="00CC1794"/>
    <w:rsid w:val="00CC48D8"/>
    <w:rsid w:val="00CC4D5B"/>
    <w:rsid w:val="00CD09D6"/>
    <w:rsid w:val="00CE01EF"/>
    <w:rsid w:val="00CE315A"/>
    <w:rsid w:val="00CE4C40"/>
    <w:rsid w:val="00CE6FF7"/>
    <w:rsid w:val="00CF140F"/>
    <w:rsid w:val="00D0075C"/>
    <w:rsid w:val="00D02662"/>
    <w:rsid w:val="00D060EC"/>
    <w:rsid w:val="00D07505"/>
    <w:rsid w:val="00D21A3C"/>
    <w:rsid w:val="00D229FF"/>
    <w:rsid w:val="00D24F23"/>
    <w:rsid w:val="00D3561F"/>
    <w:rsid w:val="00D446CD"/>
    <w:rsid w:val="00D5689D"/>
    <w:rsid w:val="00D62232"/>
    <w:rsid w:val="00D8497A"/>
    <w:rsid w:val="00D9074B"/>
    <w:rsid w:val="00D9140E"/>
    <w:rsid w:val="00D9318E"/>
    <w:rsid w:val="00DB1A06"/>
    <w:rsid w:val="00DB529F"/>
    <w:rsid w:val="00DC4A8E"/>
    <w:rsid w:val="00DE33C0"/>
    <w:rsid w:val="00DE3F0B"/>
    <w:rsid w:val="00DE5AC3"/>
    <w:rsid w:val="00E07B47"/>
    <w:rsid w:val="00E166D9"/>
    <w:rsid w:val="00E212B6"/>
    <w:rsid w:val="00E233FE"/>
    <w:rsid w:val="00E306D9"/>
    <w:rsid w:val="00E3256F"/>
    <w:rsid w:val="00E33AAE"/>
    <w:rsid w:val="00E34480"/>
    <w:rsid w:val="00E34CB9"/>
    <w:rsid w:val="00E42BE7"/>
    <w:rsid w:val="00E43825"/>
    <w:rsid w:val="00E44872"/>
    <w:rsid w:val="00E51922"/>
    <w:rsid w:val="00E67118"/>
    <w:rsid w:val="00E73568"/>
    <w:rsid w:val="00E82215"/>
    <w:rsid w:val="00EA1E02"/>
    <w:rsid w:val="00EA28D0"/>
    <w:rsid w:val="00EA4752"/>
    <w:rsid w:val="00EB3272"/>
    <w:rsid w:val="00EC1298"/>
    <w:rsid w:val="00EC6990"/>
    <w:rsid w:val="00ED156F"/>
    <w:rsid w:val="00ED1C8F"/>
    <w:rsid w:val="00ED25A2"/>
    <w:rsid w:val="00ED3A47"/>
    <w:rsid w:val="00ED4D14"/>
    <w:rsid w:val="00F058D6"/>
    <w:rsid w:val="00F17D16"/>
    <w:rsid w:val="00F20D48"/>
    <w:rsid w:val="00F23DD2"/>
    <w:rsid w:val="00F273F7"/>
    <w:rsid w:val="00F316B6"/>
    <w:rsid w:val="00F35F55"/>
    <w:rsid w:val="00F363F7"/>
    <w:rsid w:val="00F52DE1"/>
    <w:rsid w:val="00F559FA"/>
    <w:rsid w:val="00F56AE4"/>
    <w:rsid w:val="00F6237A"/>
    <w:rsid w:val="00F6326E"/>
    <w:rsid w:val="00F7643B"/>
    <w:rsid w:val="00F94EFA"/>
    <w:rsid w:val="00F95BC6"/>
    <w:rsid w:val="00FA302F"/>
    <w:rsid w:val="00FB2120"/>
    <w:rsid w:val="00FE4545"/>
    <w:rsid w:val="00FE486B"/>
    <w:rsid w:val="00FE50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08623"/>
  <w15:docId w15:val="{F8780C8D-38D1-49D0-9BEA-63E768D4E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76E2"/>
    <w:pPr>
      <w:spacing w:after="160" w:line="259" w:lineRule="auto"/>
    </w:pPr>
    <w:rPr>
      <w:rFonts w:eastAsia="SimSun" w:cs="Arial Unicode MS"/>
      <w:szCs w:val="22"/>
      <w:lang w:bidi="lo-LA"/>
    </w:rPr>
  </w:style>
  <w:style w:type="paragraph" w:styleId="Heading1">
    <w:name w:val="heading 1"/>
    <w:basedOn w:val="Normal"/>
    <w:next w:val="Normal"/>
    <w:link w:val="Heading1Char"/>
    <w:autoRedefine/>
    <w:uiPriority w:val="9"/>
    <w:qFormat/>
    <w:rsid w:val="00E73568"/>
    <w:pPr>
      <w:keepNext/>
      <w:keepLines/>
      <w:tabs>
        <w:tab w:val="left" w:pos="1276"/>
      </w:tabs>
      <w:spacing w:after="0" w:line="240" w:lineRule="auto"/>
      <w:outlineLvl w:val="0"/>
    </w:pPr>
    <w:rPr>
      <w:rFonts w:ascii="Phetsarath OT" w:eastAsia="Phetsarath OT" w:hAnsi="Phetsarath OT" w:cs="Phetsarath OT"/>
      <w:b/>
      <w:bCs/>
      <w:color w:val="000000" w:themeColor="text1"/>
      <w:sz w:val="24"/>
      <w:szCs w:val="24"/>
    </w:rPr>
  </w:style>
  <w:style w:type="paragraph" w:styleId="Heading2">
    <w:name w:val="heading 2"/>
    <w:basedOn w:val="Normal"/>
    <w:next w:val="Normal"/>
    <w:link w:val="Heading2Char"/>
    <w:uiPriority w:val="9"/>
    <w:semiHidden/>
    <w:unhideWhenUsed/>
    <w:qFormat/>
    <w:rsid w:val="00F23DD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ferences"/>
    <w:basedOn w:val="Normal"/>
    <w:link w:val="ListParagraphChar"/>
    <w:uiPriority w:val="34"/>
    <w:qFormat/>
    <w:rsid w:val="008376E2"/>
    <w:pPr>
      <w:ind w:left="720"/>
      <w:contextualSpacing/>
    </w:pPr>
  </w:style>
  <w:style w:type="character" w:customStyle="1" w:styleId="ListParagraphChar">
    <w:name w:val="List Paragraph Char"/>
    <w:aliases w:val="References Char"/>
    <w:link w:val="ListParagraph"/>
    <w:uiPriority w:val="34"/>
    <w:qFormat/>
    <w:rsid w:val="008376E2"/>
    <w:rPr>
      <w:rFonts w:eastAsia="SimSun" w:cs="Arial Unicode MS"/>
      <w:szCs w:val="22"/>
      <w:lang w:bidi="lo-LA"/>
    </w:rPr>
  </w:style>
  <w:style w:type="character" w:styleId="Hyperlink">
    <w:name w:val="Hyperlink"/>
    <w:uiPriority w:val="99"/>
    <w:unhideWhenUsed/>
    <w:rsid w:val="008376E2"/>
    <w:rPr>
      <w:color w:val="0563C1"/>
      <w:u w:val="single"/>
    </w:rPr>
  </w:style>
  <w:style w:type="paragraph" w:styleId="BodyTextIndent">
    <w:name w:val="Body Text Indent"/>
    <w:basedOn w:val="Normal"/>
    <w:link w:val="BodyTextIndentChar"/>
    <w:rsid w:val="008376E2"/>
    <w:pPr>
      <w:spacing w:after="0" w:line="240" w:lineRule="auto"/>
      <w:ind w:left="360"/>
      <w:jc w:val="both"/>
    </w:pPr>
    <w:rPr>
      <w:rFonts w:ascii="Saysettha Lao" w:eastAsia="DengXian" w:hAnsi="Saysettha Lao" w:cs="Times New Roman"/>
      <w:sz w:val="24"/>
      <w:szCs w:val="24"/>
      <w:lang w:bidi="ar-SA"/>
    </w:rPr>
  </w:style>
  <w:style w:type="character" w:customStyle="1" w:styleId="BodyTextIndentChar">
    <w:name w:val="Body Text Indent Char"/>
    <w:basedOn w:val="DefaultParagraphFont"/>
    <w:link w:val="BodyTextIndent"/>
    <w:rsid w:val="008376E2"/>
    <w:rPr>
      <w:rFonts w:ascii="Saysettha Lao" w:eastAsia="DengXian" w:hAnsi="Saysettha Lao" w:cs="Times New Roman"/>
      <w:sz w:val="24"/>
      <w:szCs w:val="24"/>
      <w:lang w:bidi="ar-SA"/>
    </w:rPr>
  </w:style>
  <w:style w:type="character" w:customStyle="1" w:styleId="UnresolvedMention1">
    <w:name w:val="Unresolved Mention1"/>
    <w:basedOn w:val="DefaultParagraphFont"/>
    <w:uiPriority w:val="99"/>
    <w:semiHidden/>
    <w:unhideWhenUsed/>
    <w:rsid w:val="008376E2"/>
    <w:rPr>
      <w:color w:val="605E5C"/>
      <w:shd w:val="clear" w:color="auto" w:fill="E1DFDD"/>
    </w:rPr>
  </w:style>
  <w:style w:type="character" w:styleId="CommentReference">
    <w:name w:val="annotation reference"/>
    <w:basedOn w:val="DefaultParagraphFont"/>
    <w:uiPriority w:val="99"/>
    <w:semiHidden/>
    <w:unhideWhenUsed/>
    <w:rsid w:val="008376E2"/>
    <w:rPr>
      <w:sz w:val="16"/>
      <w:szCs w:val="16"/>
    </w:rPr>
  </w:style>
  <w:style w:type="paragraph" w:styleId="CommentText">
    <w:name w:val="annotation text"/>
    <w:basedOn w:val="Normal"/>
    <w:link w:val="CommentTextChar"/>
    <w:uiPriority w:val="99"/>
    <w:unhideWhenUsed/>
    <w:rsid w:val="008376E2"/>
    <w:pPr>
      <w:spacing w:line="240" w:lineRule="auto"/>
    </w:pPr>
    <w:rPr>
      <w:sz w:val="20"/>
      <w:szCs w:val="20"/>
    </w:rPr>
  </w:style>
  <w:style w:type="character" w:customStyle="1" w:styleId="CommentTextChar">
    <w:name w:val="Comment Text Char"/>
    <w:basedOn w:val="DefaultParagraphFont"/>
    <w:link w:val="CommentText"/>
    <w:uiPriority w:val="99"/>
    <w:rsid w:val="008376E2"/>
    <w:rPr>
      <w:rFonts w:eastAsia="SimSun" w:cs="Arial Unicode MS"/>
      <w:sz w:val="20"/>
      <w:szCs w:val="20"/>
      <w:lang w:bidi="lo-LA"/>
    </w:rPr>
  </w:style>
  <w:style w:type="paragraph" w:styleId="CommentSubject">
    <w:name w:val="annotation subject"/>
    <w:basedOn w:val="CommentText"/>
    <w:next w:val="CommentText"/>
    <w:link w:val="CommentSubjectChar"/>
    <w:uiPriority w:val="99"/>
    <w:semiHidden/>
    <w:unhideWhenUsed/>
    <w:rsid w:val="008376E2"/>
    <w:rPr>
      <w:b/>
      <w:bCs/>
    </w:rPr>
  </w:style>
  <w:style w:type="character" w:customStyle="1" w:styleId="CommentSubjectChar">
    <w:name w:val="Comment Subject Char"/>
    <w:basedOn w:val="CommentTextChar"/>
    <w:link w:val="CommentSubject"/>
    <w:uiPriority w:val="99"/>
    <w:semiHidden/>
    <w:rsid w:val="008376E2"/>
    <w:rPr>
      <w:rFonts w:eastAsia="SimSun" w:cs="Arial Unicode MS"/>
      <w:b/>
      <w:bCs/>
      <w:sz w:val="20"/>
      <w:szCs w:val="20"/>
      <w:lang w:bidi="lo-LA"/>
    </w:rPr>
  </w:style>
  <w:style w:type="paragraph" w:styleId="BalloonText">
    <w:name w:val="Balloon Text"/>
    <w:basedOn w:val="Normal"/>
    <w:link w:val="BalloonTextChar"/>
    <w:uiPriority w:val="99"/>
    <w:semiHidden/>
    <w:unhideWhenUsed/>
    <w:rsid w:val="00837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6E2"/>
    <w:rPr>
      <w:rFonts w:ascii="Tahoma" w:eastAsia="SimSun" w:hAnsi="Tahoma" w:cs="Tahoma"/>
      <w:sz w:val="16"/>
      <w:szCs w:val="16"/>
      <w:lang w:bidi="lo-LA"/>
    </w:rPr>
  </w:style>
  <w:style w:type="paragraph" w:styleId="Header">
    <w:name w:val="header"/>
    <w:basedOn w:val="Normal"/>
    <w:link w:val="HeaderChar"/>
    <w:uiPriority w:val="99"/>
    <w:unhideWhenUsed/>
    <w:rsid w:val="008376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6E2"/>
    <w:rPr>
      <w:rFonts w:eastAsia="SimSun" w:cs="Arial Unicode MS"/>
      <w:szCs w:val="22"/>
      <w:lang w:bidi="lo-LA"/>
    </w:rPr>
  </w:style>
  <w:style w:type="paragraph" w:styleId="Footer">
    <w:name w:val="footer"/>
    <w:basedOn w:val="Normal"/>
    <w:link w:val="FooterChar"/>
    <w:uiPriority w:val="99"/>
    <w:unhideWhenUsed/>
    <w:rsid w:val="008376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6E2"/>
    <w:rPr>
      <w:rFonts w:eastAsia="SimSun" w:cs="Arial Unicode MS"/>
      <w:szCs w:val="22"/>
      <w:lang w:bidi="lo-LA"/>
    </w:rPr>
  </w:style>
  <w:style w:type="character" w:customStyle="1" w:styleId="Heading1Char">
    <w:name w:val="Heading 1 Char"/>
    <w:basedOn w:val="DefaultParagraphFont"/>
    <w:link w:val="Heading1"/>
    <w:uiPriority w:val="9"/>
    <w:rsid w:val="00E73568"/>
    <w:rPr>
      <w:rFonts w:ascii="Phetsarath OT" w:eastAsia="Phetsarath OT" w:hAnsi="Phetsarath OT" w:cs="Phetsarath OT"/>
      <w:b/>
      <w:bCs/>
      <w:color w:val="000000" w:themeColor="text1"/>
      <w:sz w:val="24"/>
      <w:szCs w:val="24"/>
      <w:lang w:bidi="lo-LA"/>
    </w:rPr>
  </w:style>
  <w:style w:type="character" w:customStyle="1" w:styleId="Heading2Char">
    <w:name w:val="Heading 2 Char"/>
    <w:basedOn w:val="DefaultParagraphFont"/>
    <w:link w:val="Heading2"/>
    <w:uiPriority w:val="9"/>
    <w:semiHidden/>
    <w:rsid w:val="00F23DD2"/>
    <w:rPr>
      <w:rFonts w:asciiTheme="majorHAnsi" w:eastAsiaTheme="majorEastAsia" w:hAnsiTheme="majorHAnsi" w:cstheme="majorBidi"/>
      <w:color w:val="365F91" w:themeColor="accent1" w:themeShade="BF"/>
      <w:sz w:val="26"/>
      <w:szCs w:val="26"/>
      <w:lang w:bidi="lo-LA"/>
    </w:rPr>
  </w:style>
  <w:style w:type="paragraph" w:styleId="Revision">
    <w:name w:val="Revision"/>
    <w:hidden/>
    <w:uiPriority w:val="99"/>
    <w:semiHidden/>
    <w:rsid w:val="00E233FE"/>
    <w:pPr>
      <w:spacing w:after="0" w:line="240" w:lineRule="auto"/>
    </w:pPr>
    <w:rPr>
      <w:rFonts w:eastAsia="SimSun" w:cs="Arial Unicode MS"/>
      <w:szCs w:val="22"/>
      <w:lang w:bidi="lo-LA"/>
    </w:rPr>
  </w:style>
  <w:style w:type="table" w:styleId="TableGrid">
    <w:name w:val="Table Grid"/>
    <w:basedOn w:val="TableNormal"/>
    <w:uiPriority w:val="59"/>
    <w:rsid w:val="006E77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408782">
      <w:bodyDiv w:val="1"/>
      <w:marLeft w:val="0"/>
      <w:marRight w:val="0"/>
      <w:marTop w:val="0"/>
      <w:marBottom w:val="0"/>
      <w:divBdr>
        <w:top w:val="none" w:sz="0" w:space="0" w:color="auto"/>
        <w:left w:val="none" w:sz="0" w:space="0" w:color="auto"/>
        <w:bottom w:val="none" w:sz="0" w:space="0" w:color="auto"/>
        <w:right w:val="none" w:sz="0" w:space="0" w:color="auto"/>
      </w:divBdr>
    </w:div>
    <w:div w:id="2106729560">
      <w:bodyDiv w:val="1"/>
      <w:marLeft w:val="0"/>
      <w:marRight w:val="0"/>
      <w:marTop w:val="0"/>
      <w:marBottom w:val="0"/>
      <w:divBdr>
        <w:top w:val="none" w:sz="0" w:space="0" w:color="auto"/>
        <w:left w:val="none" w:sz="0" w:space="0" w:color="auto"/>
        <w:bottom w:val="none" w:sz="0" w:space="0" w:color="auto"/>
        <w:right w:val="none" w:sz="0" w:space="0" w:color="auto"/>
      </w:divBdr>
      <w:divsChild>
        <w:div w:id="2100059787">
          <w:marLeft w:val="0"/>
          <w:marRight w:val="0"/>
          <w:marTop w:val="0"/>
          <w:marBottom w:val="0"/>
          <w:divBdr>
            <w:top w:val="none" w:sz="0" w:space="0" w:color="auto"/>
            <w:left w:val="none" w:sz="0" w:space="0" w:color="auto"/>
            <w:bottom w:val="none" w:sz="0" w:space="0" w:color="auto"/>
            <w:right w:val="none" w:sz="0" w:space="0" w:color="auto"/>
          </w:divBdr>
          <w:divsChild>
            <w:div w:id="502400837">
              <w:marLeft w:val="0"/>
              <w:marRight w:val="0"/>
              <w:marTop w:val="0"/>
              <w:marBottom w:val="0"/>
              <w:divBdr>
                <w:top w:val="none" w:sz="0" w:space="0" w:color="auto"/>
                <w:left w:val="none" w:sz="0" w:space="0" w:color="auto"/>
                <w:bottom w:val="none" w:sz="0" w:space="0" w:color="auto"/>
                <w:right w:val="none" w:sz="0" w:space="0" w:color="auto"/>
              </w:divBdr>
            </w:div>
          </w:divsChild>
        </w:div>
        <w:div w:id="160313320">
          <w:marLeft w:val="0"/>
          <w:marRight w:val="0"/>
          <w:marTop w:val="100"/>
          <w:marBottom w:val="0"/>
          <w:divBdr>
            <w:top w:val="none" w:sz="0" w:space="0" w:color="auto"/>
            <w:left w:val="none" w:sz="0" w:space="0" w:color="auto"/>
            <w:bottom w:val="none" w:sz="0" w:space="0" w:color="auto"/>
            <w:right w:val="none" w:sz="0" w:space="0" w:color="auto"/>
          </w:divBdr>
          <w:divsChild>
            <w:div w:id="1362583345">
              <w:marLeft w:val="0"/>
              <w:marRight w:val="0"/>
              <w:marTop w:val="0"/>
              <w:marBottom w:val="0"/>
              <w:divBdr>
                <w:top w:val="none" w:sz="0" w:space="0" w:color="auto"/>
                <w:left w:val="none" w:sz="0" w:space="0" w:color="auto"/>
                <w:bottom w:val="none" w:sz="0" w:space="0" w:color="auto"/>
                <w:right w:val="none" w:sz="0" w:space="0" w:color="auto"/>
              </w:divBdr>
              <w:divsChild>
                <w:div w:id="2107532360">
                  <w:marLeft w:val="0"/>
                  <w:marRight w:val="0"/>
                  <w:marTop w:val="0"/>
                  <w:marBottom w:val="0"/>
                  <w:divBdr>
                    <w:top w:val="none" w:sz="0" w:space="0" w:color="auto"/>
                    <w:left w:val="none" w:sz="0" w:space="0" w:color="auto"/>
                    <w:bottom w:val="none" w:sz="0" w:space="0" w:color="auto"/>
                    <w:right w:val="none" w:sz="0" w:space="0" w:color="auto"/>
                  </w:divBdr>
                  <w:divsChild>
                    <w:div w:id="150174979">
                      <w:marLeft w:val="0"/>
                      <w:marRight w:val="0"/>
                      <w:marTop w:val="0"/>
                      <w:marBottom w:val="0"/>
                      <w:divBdr>
                        <w:top w:val="none" w:sz="0" w:space="0" w:color="auto"/>
                        <w:left w:val="none" w:sz="0" w:space="0" w:color="auto"/>
                        <w:bottom w:val="none" w:sz="0" w:space="0" w:color="auto"/>
                        <w:right w:val="none" w:sz="0" w:space="0" w:color="auto"/>
                      </w:divBdr>
                      <w:divsChild>
                        <w:div w:id="57490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764625">
          <w:marLeft w:val="0"/>
          <w:marRight w:val="0"/>
          <w:marTop w:val="0"/>
          <w:marBottom w:val="0"/>
          <w:divBdr>
            <w:top w:val="none" w:sz="0" w:space="0" w:color="auto"/>
            <w:left w:val="none" w:sz="0" w:space="0" w:color="auto"/>
            <w:bottom w:val="none" w:sz="0" w:space="0" w:color="auto"/>
            <w:right w:val="none" w:sz="0" w:space="0" w:color="auto"/>
          </w:divBdr>
          <w:divsChild>
            <w:div w:id="284048466">
              <w:marLeft w:val="0"/>
              <w:marRight w:val="0"/>
              <w:marTop w:val="0"/>
              <w:marBottom w:val="0"/>
              <w:divBdr>
                <w:top w:val="none" w:sz="0" w:space="0" w:color="auto"/>
                <w:left w:val="none" w:sz="0" w:space="0" w:color="auto"/>
                <w:bottom w:val="none" w:sz="0" w:space="0" w:color="auto"/>
                <w:right w:val="none" w:sz="0" w:space="0" w:color="auto"/>
              </w:divBdr>
              <w:divsChild>
                <w:div w:id="19634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67FD61-376B-400D-AD8D-0FED0756F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5</Pages>
  <Words>1819</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Advice</dc:creator>
  <cp:lastModifiedBy>BOUNYAVONG Sengsouly</cp:lastModifiedBy>
  <cp:revision>18</cp:revision>
  <cp:lastPrinted>2020-09-22T07:08:00Z</cp:lastPrinted>
  <dcterms:created xsi:type="dcterms:W3CDTF">2022-11-09T04:25:00Z</dcterms:created>
  <dcterms:modified xsi:type="dcterms:W3CDTF">2022-11-10T02:39:00Z</dcterms:modified>
</cp:coreProperties>
</file>